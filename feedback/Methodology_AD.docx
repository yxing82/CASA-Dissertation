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19B10"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0" w:author="Olivia Xing" w:date="2026-06-04T12:34:00Z" w16du:dateUtc="2026-06-04T11:34:00Z">
            <w:rPr>
              <w:rFonts w:ascii="Arial" w:eastAsia="Arial" w:hAnsi="Arial" w:cs="Arial"/>
              <w:b/>
              <w:bCs/>
              <w:kern w:val="0"/>
              <w:sz w:val="34"/>
              <w:szCs w:val="34"/>
              <w:lang w:val="zh-CN" w:eastAsia="en-GB"/>
              <w14:ligatures w14:val="none"/>
            </w:rPr>
          </w:rPrChange>
        </w:rPr>
      </w:pPr>
      <w:bookmarkStart w:id="1" w:name="_rl5wh1kij5tv" w:colFirst="0" w:colLast="0"/>
      <w:bookmarkEnd w:id="1"/>
      <w:commentRangeStart w:id="2"/>
      <w:commentRangeStart w:id="3"/>
      <w:r w:rsidRPr="00F447B2">
        <w:rPr>
          <w:rFonts w:ascii="Arial" w:eastAsia="Arial" w:hAnsi="Arial" w:cs="Arial"/>
          <w:b/>
          <w:bCs/>
          <w:kern w:val="0"/>
          <w:sz w:val="34"/>
          <w:szCs w:val="34"/>
          <w:lang w:eastAsia="en-GB"/>
          <w14:ligatures w14:val="none"/>
          <w:rPrChange w:id="4" w:author="Olivia Xing" w:date="2026-06-04T12:34:00Z" w16du:dateUtc="2026-06-04T11:34:00Z">
            <w:rPr>
              <w:rFonts w:ascii="Arial" w:eastAsia="Arial" w:hAnsi="Arial" w:cs="Arial"/>
              <w:b/>
              <w:bCs/>
              <w:kern w:val="0"/>
              <w:sz w:val="34"/>
              <w:szCs w:val="34"/>
              <w:lang w:val="zh-CN" w:eastAsia="en-GB"/>
              <w14:ligatures w14:val="none"/>
            </w:rPr>
          </w:rPrChange>
        </w:rPr>
        <w:t xml:space="preserve">3.1 Research </w:t>
      </w:r>
      <w:commentRangeEnd w:id="2"/>
      <w:r w:rsidRPr="007124BC">
        <w:rPr>
          <w:rStyle w:val="CommentReference"/>
          <w:rFonts w:ascii="Arial" w:eastAsia="Arial" w:hAnsi="Arial" w:cs="Arial"/>
          <w:b/>
          <w:bCs/>
          <w:kern w:val="0"/>
          <w:sz w:val="34"/>
          <w:szCs w:val="34"/>
          <w:lang w:val="zh-CN" w:eastAsia="en-GB"/>
          <w14:ligatures w14:val="none"/>
        </w:rPr>
        <w:commentReference w:id="2"/>
      </w:r>
      <w:commentRangeEnd w:id="3"/>
      <w:r w:rsidRPr="007124BC">
        <w:rPr>
          <w:rStyle w:val="CommentReference"/>
          <w:rFonts w:ascii="Arial" w:eastAsia="Arial" w:hAnsi="Arial" w:cs="Arial"/>
          <w:b/>
          <w:bCs/>
          <w:kern w:val="0"/>
          <w:sz w:val="34"/>
          <w:szCs w:val="34"/>
          <w:lang w:val="zh-CN" w:eastAsia="en-GB"/>
          <w14:ligatures w14:val="none"/>
        </w:rPr>
        <w:commentReference w:id="3"/>
      </w:r>
      <w:r w:rsidRPr="00F447B2">
        <w:rPr>
          <w:rFonts w:ascii="Arial" w:eastAsia="Arial" w:hAnsi="Arial" w:cs="Arial"/>
          <w:b/>
          <w:bCs/>
          <w:kern w:val="0"/>
          <w:sz w:val="34"/>
          <w:szCs w:val="34"/>
          <w:lang w:eastAsia="en-GB"/>
          <w14:ligatures w14:val="none"/>
          <w:rPrChange w:id="5" w:author="Olivia Xing" w:date="2026-06-04T12:34:00Z" w16du:dateUtc="2026-06-04T11:34:00Z">
            <w:rPr>
              <w:rFonts w:ascii="Arial" w:eastAsia="Arial" w:hAnsi="Arial" w:cs="Arial"/>
              <w:b/>
              <w:bCs/>
              <w:kern w:val="0"/>
              <w:sz w:val="34"/>
              <w:szCs w:val="34"/>
              <w:lang w:val="zh-CN" w:eastAsia="en-GB"/>
              <w14:ligatures w14:val="none"/>
            </w:rPr>
          </w:rPrChange>
        </w:rPr>
        <w:t>Design</w:t>
      </w:r>
    </w:p>
    <w:p w14:paraId="0A26AEE0"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6"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7" w:author="Olivia Xing" w:date="2026-06-04T12:34:00Z" w16du:dateUtc="2026-06-04T11:34:00Z">
            <w:rPr>
              <w:rFonts w:ascii="Arial" w:eastAsia="Arial" w:hAnsi="Arial" w:cs="Arial"/>
              <w:kern w:val="0"/>
              <w:sz w:val="22"/>
              <w:szCs w:val="22"/>
              <w:lang w:val="zh-CN" w:eastAsia="en-GB"/>
              <w14:ligatures w14:val="none"/>
            </w:rPr>
          </w:rPrChange>
        </w:rPr>
        <w:t>This study develops a flow-centred framework for identifying residential restructuring and displacement pressure in London through directional migration asymmetries across the urban deprivation hierarchy between 2011 and 2021. Rather than operationalising gentrification directly through neighbourhood upgrading indicators, the study conceptualises displacement pressure as a relational mobility structure observable through the simultaneous co-occurrence of upward-directed inflows and downward-directed outflows between neighbourhoods positioned differently within London’s socio-economic hierarchy.</w:t>
      </w:r>
    </w:p>
    <w:p w14:paraId="090F76B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8"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9" w:author="Olivia Xing" w:date="2026-06-04T12:34:00Z" w16du:dateUtc="2026-06-04T11:34:00Z">
            <w:rPr>
              <w:rFonts w:ascii="Arial" w:eastAsia="Arial" w:hAnsi="Arial" w:cs="Arial"/>
              <w:kern w:val="0"/>
              <w:sz w:val="22"/>
              <w:szCs w:val="22"/>
              <w:lang w:val="zh-CN" w:eastAsia="en-GB"/>
              <w14:ligatures w14:val="none"/>
            </w:rPr>
          </w:rPrChange>
        </w:rPr>
        <w:t>The analytical framework proceeds in four interconnected stages. The process begins by classifying all London MSOAs into a fixed deprivation hierarchy using IMD 2010 scores. With this baseline established, Census origin–destination migration flows are subsequently mapped according to their movement across the hierarchy. This categorization facilitates the construction of a suite of Cascading Flow Index (CFI) metrics to quantify the direction, intensity, and co-occurrence of hierarchical mobility flows. These inferred restructuring dynamics are subsequently evaluated against independent measures of neighbourhood socio-economic change between 2010 and 2019.</w:t>
      </w:r>
    </w:p>
    <w:p w14:paraId="314AB5FB"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0"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1" w:author="Olivia Xing" w:date="2026-06-04T12:34:00Z" w16du:dateUtc="2026-06-04T11:34:00Z">
            <w:rPr>
              <w:rFonts w:ascii="Arial" w:eastAsia="Arial" w:hAnsi="Arial" w:cs="Arial"/>
              <w:kern w:val="0"/>
              <w:sz w:val="22"/>
              <w:szCs w:val="22"/>
              <w:lang w:val="zh-CN" w:eastAsia="en-GB"/>
              <w14:ligatures w14:val="none"/>
            </w:rPr>
          </w:rPrChange>
        </w:rPr>
        <w:t>A central methodological principle of the study is the separation between the measurement of migration restructuring and the measurement of neighbourhood outcomes. The CFI framework is derived entirely from origin–destination migration asymmetries, while subsequent neighbourhood ascent functions as an external validation layer rather than as part of the metric construction process itself. This separation reduces conceptual circularity and enables the study to evaluate whether neighbourhoods exhibiting strong cascade signatures also display trajectories consistent with broader socio-economic restructuring.</w:t>
      </w:r>
    </w:p>
    <w:p w14:paraId="1A34340E"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2"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3" w:author="Olivia Xing" w:date="2026-06-04T12:34:00Z" w16du:dateUtc="2026-06-04T11:34:00Z">
            <w:rPr>
              <w:rFonts w:ascii="Arial" w:eastAsia="Arial" w:hAnsi="Arial" w:cs="Arial"/>
              <w:kern w:val="0"/>
              <w:sz w:val="22"/>
              <w:szCs w:val="22"/>
              <w:lang w:val="zh-CN" w:eastAsia="en-GB"/>
              <w14:ligatures w14:val="none"/>
            </w:rPr>
          </w:rPrChange>
        </w:rPr>
        <w:t>Importantly, the study does not claim that all downward movement constitutes forced displacement across the deprivation hierarchy. Census migration data capture residential mobility patterns rather than the motivations underlying individual household moves. The framework therefore interprets persistent directional asymmetries and cascading mobility structures as indicators of structural displacement pressure operating at the neighbourhood scale rather than direct observations of involuntary displacement events.</w:t>
      </w:r>
    </w:p>
    <w:p w14:paraId="5FBDB6B4" w14:textId="77777777" w:rsidR="007124BC" w:rsidRPr="007124BC" w:rsidRDefault="007124BC" w:rsidP="007124BC">
      <w:pPr>
        <w:spacing w:after="200" w:line="360" w:lineRule="auto"/>
        <w:jc w:val="both"/>
        <w:rPr>
          <w:rFonts w:ascii="Arial" w:eastAsia="Arial" w:hAnsi="Arial" w:cs="Arial"/>
          <w:kern w:val="0"/>
          <w:sz w:val="22"/>
          <w:szCs w:val="22"/>
          <w:lang w:val="zh-CN" w:eastAsia="en-GB"/>
          <w14:ligatures w14:val="none"/>
        </w:rPr>
      </w:pPr>
      <w:r w:rsidRPr="007124BC">
        <w:rPr>
          <w:rFonts w:ascii="Arial" w:eastAsia="Arial" w:hAnsi="Arial" w:cs="Arial"/>
          <w:noProof/>
          <w:kern w:val="0"/>
          <w:sz w:val="22"/>
          <w:szCs w:val="22"/>
          <w:lang w:val="zh-CN" w:eastAsia="en-GB"/>
          <w14:ligatures w14:val="none"/>
        </w:rPr>
        <w:lastRenderedPageBreak/>
        <w:drawing>
          <wp:inline distT="114300" distB="114300" distL="114300" distR="114300" wp14:anchorId="541E5239" wp14:editId="2A452602">
            <wp:extent cx="5731200" cy="6642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642100"/>
                    </a:xfrm>
                    <a:prstGeom prst="rect">
                      <a:avLst/>
                    </a:prstGeom>
                    <a:ln/>
                  </pic:spPr>
                </pic:pic>
              </a:graphicData>
            </a:graphic>
          </wp:inline>
        </w:drawing>
      </w:r>
    </w:p>
    <w:p w14:paraId="0C170B62"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14" w:author="Olivia Xing" w:date="2026-06-04T12:34:00Z" w16du:dateUtc="2026-06-04T11:34:00Z">
            <w:rPr>
              <w:rFonts w:ascii="Arial" w:eastAsia="Arial" w:hAnsi="Arial" w:cs="Arial"/>
              <w:b/>
              <w:bCs/>
              <w:kern w:val="0"/>
              <w:sz w:val="34"/>
              <w:szCs w:val="34"/>
              <w:lang w:val="zh-CN" w:eastAsia="en-GB"/>
              <w14:ligatures w14:val="none"/>
            </w:rPr>
          </w:rPrChange>
        </w:rPr>
      </w:pPr>
      <w:bookmarkStart w:id="15" w:name="_wi7v56nm3o4n" w:colFirst="0" w:colLast="0"/>
      <w:bookmarkEnd w:id="15"/>
      <w:r w:rsidRPr="00F447B2">
        <w:rPr>
          <w:rFonts w:ascii="Arial" w:eastAsia="Arial" w:hAnsi="Arial" w:cs="Arial"/>
          <w:b/>
          <w:bCs/>
          <w:kern w:val="0"/>
          <w:sz w:val="34"/>
          <w:szCs w:val="34"/>
          <w:lang w:eastAsia="en-GB"/>
          <w14:ligatures w14:val="none"/>
          <w:rPrChange w:id="16" w:author="Olivia Xing" w:date="2026-06-04T12:34:00Z" w16du:dateUtc="2026-06-04T11:34:00Z">
            <w:rPr>
              <w:rFonts w:ascii="Arial" w:eastAsia="Arial" w:hAnsi="Arial" w:cs="Arial"/>
              <w:b/>
              <w:bCs/>
              <w:kern w:val="0"/>
              <w:sz w:val="34"/>
              <w:szCs w:val="34"/>
              <w:lang w:val="zh-CN" w:eastAsia="en-GB"/>
              <w14:ligatures w14:val="none"/>
            </w:rPr>
          </w:rPrChange>
        </w:rPr>
        <w:t>3.2 Study Area and Temporal Scope</w:t>
      </w:r>
    </w:p>
    <w:p w14:paraId="6B1C68F8"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7"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8" w:author="Olivia Xing" w:date="2026-06-04T12:34:00Z" w16du:dateUtc="2026-06-04T11:34:00Z">
            <w:rPr>
              <w:rFonts w:ascii="Arial" w:eastAsia="Arial" w:hAnsi="Arial" w:cs="Arial"/>
              <w:kern w:val="0"/>
              <w:sz w:val="22"/>
              <w:szCs w:val="22"/>
              <w:lang w:val="zh-CN" w:eastAsia="en-GB"/>
              <w14:ligatures w14:val="none"/>
            </w:rPr>
          </w:rPrChange>
        </w:rPr>
        <w:t xml:space="preserve">The study area comprises Greater London, defined as the 33 local authority districts consisting of the 32 London boroughs and the City of London. The unit of analysis is the Middle Layer Super Output Area (MSOA), a census geography designed to contain approximately 7,200 residents and 2,800 households </w:t>
      </w:r>
      <w:r w:rsidRPr="00F447B2">
        <w:rPr>
          <w:rFonts w:ascii="Arial" w:eastAsia="Arial" w:hAnsi="Arial" w:cs="Arial"/>
          <w:kern w:val="0"/>
          <w:sz w:val="22"/>
          <w:szCs w:val="22"/>
          <w:highlight w:val="yellow"/>
          <w:lang w:eastAsia="en-GB"/>
          <w14:ligatures w14:val="none"/>
          <w:rPrChange w:id="19" w:author="Olivia Xing" w:date="2026-06-04T12:34:00Z" w16du:dateUtc="2026-06-04T11:34:00Z">
            <w:rPr>
              <w:rFonts w:ascii="Arial" w:eastAsia="Arial" w:hAnsi="Arial" w:cs="Arial"/>
              <w:kern w:val="0"/>
              <w:sz w:val="22"/>
              <w:szCs w:val="22"/>
              <w:highlight w:val="yellow"/>
              <w:lang w:val="zh-CN" w:eastAsia="en-GB"/>
              <w14:ligatures w14:val="none"/>
            </w:rPr>
          </w:rPrChange>
        </w:rPr>
        <w:t>(ONS, 2011)</w:t>
      </w:r>
      <w:r w:rsidRPr="00F447B2">
        <w:rPr>
          <w:rFonts w:ascii="Arial" w:eastAsia="Arial" w:hAnsi="Arial" w:cs="Arial"/>
          <w:kern w:val="0"/>
          <w:sz w:val="22"/>
          <w:szCs w:val="22"/>
          <w:lang w:eastAsia="en-GB"/>
          <w14:ligatures w14:val="none"/>
          <w:rPrChange w:id="20" w:author="Olivia Xing" w:date="2026-06-04T12:34:00Z" w16du:dateUtc="2026-06-04T11:34:00Z">
            <w:rPr>
              <w:rFonts w:ascii="Arial" w:eastAsia="Arial" w:hAnsi="Arial" w:cs="Arial"/>
              <w:kern w:val="0"/>
              <w:sz w:val="22"/>
              <w:szCs w:val="22"/>
              <w:lang w:val="zh-CN" w:eastAsia="en-GB"/>
              <w14:ligatures w14:val="none"/>
            </w:rPr>
          </w:rPrChange>
        </w:rPr>
        <w:t>. MSOAs provide an appropriate neighbourhood-scale unit for analysing residential restructuring because they are sufficiently granular to capture localised migration dynamics while remaining large enough to contain statistically meaningful migration volumes.</w:t>
      </w:r>
    </w:p>
    <w:p w14:paraId="3BF3DF0A"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1"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2" w:author="Olivia Xing" w:date="2026-06-04T12:34:00Z" w16du:dateUtc="2026-06-04T11:34:00Z">
            <w:rPr>
              <w:rFonts w:ascii="Arial" w:eastAsia="Arial" w:hAnsi="Arial" w:cs="Arial"/>
              <w:kern w:val="0"/>
              <w:sz w:val="22"/>
              <w:szCs w:val="22"/>
              <w:lang w:val="zh-CN" w:eastAsia="en-GB"/>
              <w14:ligatures w14:val="none"/>
            </w:rPr>
          </w:rPrChange>
        </w:rPr>
        <w:lastRenderedPageBreak/>
        <w:t xml:space="preserve">All datasets are harmonised to 2011 MSOA boundaries to ensure longitudinal consistency across the study period. The 2021 Census introduced revised MSOA geographies, including </w:t>
      </w:r>
      <w:proofErr w:type="gramStart"/>
      <w:r w:rsidRPr="00F447B2">
        <w:rPr>
          <w:rFonts w:ascii="Arial" w:eastAsia="Arial" w:hAnsi="Arial" w:cs="Arial"/>
          <w:kern w:val="0"/>
          <w:sz w:val="22"/>
          <w:szCs w:val="22"/>
          <w:lang w:eastAsia="en-GB"/>
          <w14:ligatures w14:val="none"/>
          <w:rPrChange w:id="23" w:author="Olivia Xing" w:date="2026-06-04T12:34:00Z" w16du:dateUtc="2026-06-04T11:34:00Z">
            <w:rPr>
              <w:rFonts w:ascii="Arial" w:eastAsia="Arial" w:hAnsi="Arial" w:cs="Arial"/>
              <w:kern w:val="0"/>
              <w:sz w:val="22"/>
              <w:szCs w:val="22"/>
              <w:lang w:val="zh-CN" w:eastAsia="en-GB"/>
              <w14:ligatures w14:val="none"/>
            </w:rPr>
          </w:rPrChange>
        </w:rPr>
        <w:t>a number of</w:t>
      </w:r>
      <w:proofErr w:type="gramEnd"/>
      <w:r w:rsidRPr="00F447B2">
        <w:rPr>
          <w:rFonts w:ascii="Arial" w:eastAsia="Arial" w:hAnsi="Arial" w:cs="Arial"/>
          <w:kern w:val="0"/>
          <w:sz w:val="22"/>
          <w:szCs w:val="22"/>
          <w:lang w:eastAsia="en-GB"/>
          <w14:ligatures w14:val="none"/>
          <w:rPrChange w:id="24" w:author="Olivia Xing" w:date="2026-06-04T12:34:00Z" w16du:dateUtc="2026-06-04T11:34:00Z">
            <w:rPr>
              <w:rFonts w:ascii="Arial" w:eastAsia="Arial" w:hAnsi="Arial" w:cs="Arial"/>
              <w:kern w:val="0"/>
              <w:sz w:val="22"/>
              <w:szCs w:val="22"/>
              <w:lang w:val="zh-CN" w:eastAsia="en-GB"/>
              <w14:ligatures w14:val="none"/>
            </w:rPr>
          </w:rPrChange>
        </w:rPr>
        <w:t xml:space="preserve"> boundary splits and mergers. To maintain temporal comparability, only one-to-one correspondences between 2011 and 2021 MSOAs are retained. Following harmonisation and the exclusion of split or merged areas, the final analytical dataset comprises 983 temporally consistent MSOAs across Greater London.</w:t>
      </w:r>
    </w:p>
    <w:p w14:paraId="15C060AC"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25" w:author="Olivia Xing" w:date="2026-06-04T12:34:00Z" w16du:dateUtc="2026-06-04T11:34:00Z">
            <w:rPr>
              <w:rFonts w:ascii="Arial" w:eastAsia="Arial" w:hAnsi="Arial" w:cs="Arial"/>
              <w:b/>
              <w:bCs/>
              <w:kern w:val="0"/>
              <w:sz w:val="34"/>
              <w:szCs w:val="34"/>
              <w:lang w:val="zh-CN" w:eastAsia="en-GB"/>
              <w14:ligatures w14:val="none"/>
            </w:rPr>
          </w:rPrChange>
        </w:rPr>
      </w:pPr>
      <w:bookmarkStart w:id="26" w:name="_kx58hudsvsp7" w:colFirst="0" w:colLast="0"/>
      <w:bookmarkEnd w:id="26"/>
      <w:r w:rsidRPr="00F447B2">
        <w:rPr>
          <w:rFonts w:ascii="Arial" w:eastAsia="Arial" w:hAnsi="Arial" w:cs="Arial"/>
          <w:b/>
          <w:bCs/>
          <w:kern w:val="0"/>
          <w:sz w:val="34"/>
          <w:szCs w:val="34"/>
          <w:lang w:eastAsia="en-GB"/>
          <w14:ligatures w14:val="none"/>
          <w:rPrChange w:id="27" w:author="Olivia Xing" w:date="2026-06-04T12:34:00Z" w16du:dateUtc="2026-06-04T11:34:00Z">
            <w:rPr>
              <w:rFonts w:ascii="Arial" w:eastAsia="Arial" w:hAnsi="Arial" w:cs="Arial"/>
              <w:b/>
              <w:bCs/>
              <w:kern w:val="0"/>
              <w:sz w:val="34"/>
              <w:szCs w:val="34"/>
              <w:lang w:val="zh-CN" w:eastAsia="en-GB"/>
              <w14:ligatures w14:val="none"/>
            </w:rPr>
          </w:rPrChange>
        </w:rPr>
        <w:t>3.3 Data Sources</w:t>
      </w:r>
    </w:p>
    <w:p w14:paraId="10495864"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28" w:author="Olivia Xing" w:date="2026-06-04T12:34:00Z" w16du:dateUtc="2026-06-04T11:34:00Z">
            <w:rPr>
              <w:rFonts w:ascii="Arial" w:eastAsia="Arial" w:hAnsi="Arial" w:cs="Arial"/>
              <w:b/>
              <w:bCs/>
              <w:kern w:val="0"/>
              <w:sz w:val="26"/>
              <w:szCs w:val="26"/>
              <w:lang w:val="zh-CN" w:eastAsia="en-GB"/>
              <w14:ligatures w14:val="none"/>
            </w:rPr>
          </w:rPrChange>
        </w:rPr>
      </w:pPr>
      <w:bookmarkStart w:id="29" w:name="_6wz40c4qcei2" w:colFirst="0" w:colLast="0"/>
      <w:bookmarkEnd w:id="29"/>
      <w:r w:rsidRPr="00F447B2">
        <w:rPr>
          <w:rFonts w:ascii="Arial" w:eastAsia="Arial" w:hAnsi="Arial" w:cs="Arial"/>
          <w:b/>
          <w:bCs/>
          <w:kern w:val="0"/>
          <w:sz w:val="26"/>
          <w:szCs w:val="26"/>
          <w:lang w:eastAsia="en-GB"/>
          <w14:ligatures w14:val="none"/>
          <w:rPrChange w:id="30" w:author="Olivia Xing" w:date="2026-06-04T12:34:00Z" w16du:dateUtc="2026-06-04T11:34:00Z">
            <w:rPr>
              <w:rFonts w:ascii="Arial" w:eastAsia="Arial" w:hAnsi="Arial" w:cs="Arial"/>
              <w:b/>
              <w:bCs/>
              <w:kern w:val="0"/>
              <w:sz w:val="26"/>
              <w:szCs w:val="26"/>
              <w:lang w:val="zh-CN" w:eastAsia="en-GB"/>
              <w14:ligatures w14:val="none"/>
            </w:rPr>
          </w:rPrChange>
        </w:rPr>
        <w:t>3.3.1 Census Origin–Destination Migration Data</w:t>
      </w:r>
    </w:p>
    <w:p w14:paraId="68D0A6C1"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1"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2" w:author="Olivia Xing" w:date="2026-06-04T12:34:00Z" w16du:dateUtc="2026-06-04T11:34:00Z">
            <w:rPr>
              <w:rFonts w:ascii="Arial" w:eastAsia="Arial" w:hAnsi="Arial" w:cs="Arial"/>
              <w:kern w:val="0"/>
              <w:sz w:val="22"/>
              <w:szCs w:val="22"/>
              <w:lang w:val="zh-CN" w:eastAsia="en-GB"/>
              <w14:ligatures w14:val="none"/>
            </w:rPr>
          </w:rPrChange>
        </w:rPr>
        <w:t>The primary data source is the Census origin–destination (O-D) migration dataset, which records residential moves made during the year preceding each Census. To capture changes over the decade, two datasets are used to construct the cascade indicators.</w:t>
      </w:r>
    </w:p>
    <w:p w14:paraId="279A1D52"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3"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4" w:author="Olivia Xing" w:date="2026-06-04T12:34:00Z" w16du:dateUtc="2026-06-04T11:34:00Z">
            <w:rPr>
              <w:rFonts w:ascii="Arial" w:eastAsia="Arial" w:hAnsi="Arial" w:cs="Arial"/>
              <w:kern w:val="0"/>
              <w:sz w:val="22"/>
              <w:szCs w:val="22"/>
              <w:lang w:val="zh-CN" w:eastAsia="en-GB"/>
              <w14:ligatures w14:val="none"/>
            </w:rPr>
          </w:rPrChange>
        </w:rPr>
        <w:t xml:space="preserve">The 2021 Census O-D dataset (Table RM097), publicly available through NOMIS, records migration flows between MSOAs across England and Wales for the year ending March 2021. </w:t>
      </w:r>
    </w:p>
    <w:p w14:paraId="5E639925"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5"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6" w:author="Olivia Xing" w:date="2026-06-04T12:34:00Z" w16du:dateUtc="2026-06-04T11:34:00Z">
            <w:rPr>
              <w:rFonts w:ascii="Arial" w:eastAsia="Arial" w:hAnsi="Arial" w:cs="Arial"/>
              <w:kern w:val="0"/>
              <w:sz w:val="22"/>
              <w:szCs w:val="22"/>
              <w:lang w:val="zh-CN" w:eastAsia="en-GB"/>
              <w14:ligatures w14:val="none"/>
            </w:rPr>
          </w:rPrChange>
        </w:rPr>
        <w:t>Its historical counterpart, the 2011 Census O-D dataset (Table MF01EW) records residential migration flows for the year ending March 2011. Because publicly available 2011 migration data are not available at MSOA scale, safeguarded OA-level migration data accessed through the WICID are spatially aggregated to 2011 MSOA boundaries to ensure consistency with the analytical framework used throughout the study.</w:t>
      </w:r>
    </w:p>
    <w:p w14:paraId="2DF70FC9"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7"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8" w:author="Olivia Xing" w:date="2026-06-04T12:34:00Z" w16du:dateUtc="2026-06-04T11:34:00Z">
            <w:rPr>
              <w:rFonts w:ascii="Arial" w:eastAsia="Arial" w:hAnsi="Arial" w:cs="Arial"/>
              <w:kern w:val="0"/>
              <w:sz w:val="22"/>
              <w:szCs w:val="22"/>
              <w:lang w:val="zh-CN" w:eastAsia="en-GB"/>
              <w14:ligatures w14:val="none"/>
            </w:rPr>
          </w:rPrChange>
        </w:rPr>
        <w:t>Each O-D record contains an origin geography, destination geography, and the number of migrants making that move. Within-area moves, where origin and destination are identical, are excluded because they represent local residential churn rather than inter-neighbourhood restructuring dynamics.</w:t>
      </w:r>
    </w:p>
    <w:p w14:paraId="7A2568B5"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9"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40" w:author="Olivia Xing" w:date="2026-06-04T12:34:00Z" w16du:dateUtc="2026-06-04T11:34:00Z">
            <w:rPr>
              <w:rFonts w:ascii="Arial" w:eastAsia="Arial" w:hAnsi="Arial" w:cs="Arial"/>
              <w:kern w:val="0"/>
              <w:sz w:val="22"/>
              <w:szCs w:val="22"/>
              <w:lang w:val="zh-CN" w:eastAsia="en-GB"/>
              <w14:ligatures w14:val="none"/>
            </w:rPr>
          </w:rPrChange>
        </w:rPr>
        <w:t>The Census migration data do not contain information on movers’ socio-economic status. Instead, socio-economic directionality is inferred from the relative deprivation positions of origin and destination neighbourhoods within the fixed deprivation hierarchy.</w:t>
      </w:r>
    </w:p>
    <w:p w14:paraId="082EEE07"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41" w:author="Olivia Xing" w:date="2026-06-04T12:34:00Z" w16du:dateUtc="2026-06-04T11:34:00Z">
            <w:rPr>
              <w:rFonts w:ascii="Arial" w:eastAsia="Arial" w:hAnsi="Arial" w:cs="Arial"/>
              <w:b/>
              <w:bCs/>
              <w:kern w:val="0"/>
              <w:sz w:val="26"/>
              <w:szCs w:val="26"/>
              <w:lang w:val="zh-CN" w:eastAsia="en-GB"/>
              <w14:ligatures w14:val="none"/>
            </w:rPr>
          </w:rPrChange>
        </w:rPr>
      </w:pPr>
      <w:bookmarkStart w:id="42" w:name="_2dm6iqoisp4r" w:colFirst="0" w:colLast="0"/>
      <w:bookmarkEnd w:id="42"/>
      <w:r w:rsidRPr="00F447B2">
        <w:rPr>
          <w:rFonts w:ascii="Arial" w:eastAsia="Arial" w:hAnsi="Arial" w:cs="Arial"/>
          <w:b/>
          <w:bCs/>
          <w:kern w:val="0"/>
          <w:sz w:val="26"/>
          <w:szCs w:val="26"/>
          <w:lang w:eastAsia="en-GB"/>
          <w14:ligatures w14:val="none"/>
          <w:rPrChange w:id="43" w:author="Olivia Xing" w:date="2026-06-04T12:34:00Z" w16du:dateUtc="2026-06-04T11:34:00Z">
            <w:rPr>
              <w:rFonts w:ascii="Arial" w:eastAsia="Arial" w:hAnsi="Arial" w:cs="Arial"/>
              <w:b/>
              <w:bCs/>
              <w:kern w:val="0"/>
              <w:sz w:val="26"/>
              <w:szCs w:val="26"/>
              <w:lang w:val="zh-CN" w:eastAsia="en-GB"/>
              <w14:ligatures w14:val="none"/>
            </w:rPr>
          </w:rPrChange>
        </w:rPr>
        <w:t>3.3.2 Index of Multiple Deprivation</w:t>
      </w:r>
    </w:p>
    <w:p w14:paraId="0B6E4934"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44"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45" w:author="Olivia Xing" w:date="2026-06-04T12:34:00Z" w16du:dateUtc="2026-06-04T11:34:00Z">
            <w:rPr>
              <w:rFonts w:ascii="Arial" w:eastAsia="Arial" w:hAnsi="Arial" w:cs="Arial"/>
              <w:kern w:val="0"/>
              <w:sz w:val="22"/>
              <w:szCs w:val="22"/>
              <w:lang w:val="zh-CN" w:eastAsia="en-GB"/>
              <w14:ligatures w14:val="none"/>
            </w:rPr>
          </w:rPrChange>
        </w:rPr>
        <w:t>Neighbourhood deprivation is measured using the English Index of Multiple Deprivation (IMD), a composite area-level indicator produced by the Ministry of Housing, Communities and Local Government (MHCLG). The IMD combines multiple dimensions of deprivation, including income, employment, education, health, crime, housing, and living environment conditions. To align as closely as possible with the 2011 and 2021 Census migration data, the 2010 and 2019 IMD releases are utilised. Although this introduces a slight temporal mismatch between the migration and deprivation datasets, these represent the closest temporally aligned deprivation measures available and provide a sufficiently stable representation of neighbourhood socio-economic structure over the study period.</w:t>
      </w:r>
    </w:p>
    <w:p w14:paraId="20FB0E62"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46"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47" w:author="Olivia Xing" w:date="2026-06-04T12:34:00Z" w16du:dateUtc="2026-06-04T11:34:00Z">
            <w:rPr>
              <w:rFonts w:ascii="Arial" w:eastAsia="Arial" w:hAnsi="Arial" w:cs="Arial"/>
              <w:kern w:val="0"/>
              <w:sz w:val="22"/>
              <w:szCs w:val="22"/>
              <w:lang w:val="zh-CN" w:eastAsia="en-GB"/>
              <w14:ligatures w14:val="none"/>
            </w:rPr>
          </w:rPrChange>
        </w:rPr>
        <w:t xml:space="preserve">IMD 2010 is used to construct the fixed baseline deprivation hierarchy that underpins the migration flow classification framework. Because the Census origin–destination migration data </w:t>
      </w:r>
      <w:r w:rsidRPr="00F447B2">
        <w:rPr>
          <w:rFonts w:ascii="Arial" w:eastAsia="Arial" w:hAnsi="Arial" w:cs="Arial"/>
          <w:kern w:val="0"/>
          <w:sz w:val="22"/>
          <w:szCs w:val="22"/>
          <w:lang w:eastAsia="en-GB"/>
          <w14:ligatures w14:val="none"/>
          <w:rPrChange w:id="48" w:author="Olivia Xing" w:date="2026-06-04T12:34:00Z" w16du:dateUtc="2026-06-04T11:34:00Z">
            <w:rPr>
              <w:rFonts w:ascii="Arial" w:eastAsia="Arial" w:hAnsi="Arial" w:cs="Arial"/>
              <w:kern w:val="0"/>
              <w:sz w:val="22"/>
              <w:szCs w:val="22"/>
              <w:lang w:val="zh-CN" w:eastAsia="en-GB"/>
              <w14:ligatures w14:val="none"/>
            </w:rPr>
          </w:rPrChange>
        </w:rPr>
        <w:lastRenderedPageBreak/>
        <w:t>are analysed at MSOA scale, the IMD data, which was originally published at Lower Layer Super Output Area (LSOA) level, are aggregated to 2011 MSOA boundaries using population-weighted averages. This harmonisation ensures that both the migration and deprivation datasets operate within a consistent spatial framework.</w:t>
      </w:r>
    </w:p>
    <w:p w14:paraId="5A638BCF"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49"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50" w:author="Olivia Xing" w:date="2026-06-04T12:34:00Z" w16du:dateUtc="2026-06-04T11:34:00Z">
            <w:rPr>
              <w:rFonts w:ascii="Arial" w:eastAsia="Arial" w:hAnsi="Arial" w:cs="Arial"/>
              <w:kern w:val="0"/>
              <w:sz w:val="22"/>
              <w:szCs w:val="22"/>
              <w:lang w:val="zh-CN" w:eastAsia="en-GB"/>
              <w14:ligatures w14:val="none"/>
            </w:rPr>
          </w:rPrChange>
        </w:rPr>
        <w:t>IMD 2019 is used exclusively during the validation stage to evaluate whether areas exhibiting strong cascade dynamics subsequently display relative neighbourhood ascent within the national deprivation hierarchy. To maintain longitudinal consistency, this dataset is aggregated to 2011 MSOA boundaries using the same population-weighted approach applied to the 2010 baseline.</w:t>
      </w:r>
    </w:p>
    <w:p w14:paraId="37F7659B"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51" w:author="Olivia Xing" w:date="2026-06-04T12:34:00Z" w16du:dateUtc="2026-06-04T11:34:00Z">
            <w:rPr>
              <w:rFonts w:ascii="Arial" w:eastAsia="Arial" w:hAnsi="Arial" w:cs="Arial"/>
              <w:b/>
              <w:bCs/>
              <w:kern w:val="0"/>
              <w:sz w:val="34"/>
              <w:szCs w:val="34"/>
              <w:lang w:val="zh-CN" w:eastAsia="en-GB"/>
              <w14:ligatures w14:val="none"/>
            </w:rPr>
          </w:rPrChange>
        </w:rPr>
      </w:pPr>
      <w:bookmarkStart w:id="52" w:name="_bsmsa2ok0qi1" w:colFirst="0" w:colLast="0"/>
      <w:bookmarkEnd w:id="52"/>
      <w:r w:rsidRPr="00F447B2">
        <w:rPr>
          <w:rFonts w:ascii="Arial" w:eastAsia="Arial" w:hAnsi="Arial" w:cs="Arial"/>
          <w:b/>
          <w:bCs/>
          <w:kern w:val="0"/>
          <w:sz w:val="34"/>
          <w:szCs w:val="34"/>
          <w:lang w:eastAsia="en-GB"/>
          <w14:ligatures w14:val="none"/>
          <w:rPrChange w:id="53" w:author="Olivia Xing" w:date="2026-06-04T12:34:00Z" w16du:dateUtc="2026-06-04T11:34:00Z">
            <w:rPr>
              <w:rFonts w:ascii="Arial" w:eastAsia="Arial" w:hAnsi="Arial" w:cs="Arial"/>
              <w:b/>
              <w:bCs/>
              <w:kern w:val="0"/>
              <w:sz w:val="34"/>
              <w:szCs w:val="34"/>
              <w:lang w:val="zh-CN" w:eastAsia="en-GB"/>
              <w14:ligatures w14:val="none"/>
            </w:rPr>
          </w:rPrChange>
        </w:rPr>
        <w:t>3.4 Spatial Harmonisation and Data Processing</w:t>
      </w:r>
    </w:p>
    <w:p w14:paraId="2901CA3F"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54" w:author="Olivia Xing" w:date="2026-06-04T12:34:00Z" w16du:dateUtc="2026-06-04T11:34:00Z">
            <w:rPr>
              <w:rFonts w:ascii="Arial" w:eastAsia="Arial" w:hAnsi="Arial" w:cs="Arial"/>
              <w:b/>
              <w:bCs/>
              <w:kern w:val="0"/>
              <w:sz w:val="26"/>
              <w:szCs w:val="26"/>
              <w:lang w:val="zh-CN" w:eastAsia="en-GB"/>
              <w14:ligatures w14:val="none"/>
            </w:rPr>
          </w:rPrChange>
        </w:rPr>
      </w:pPr>
      <w:bookmarkStart w:id="55" w:name="_6lun2gxmrs6r" w:colFirst="0" w:colLast="0"/>
      <w:bookmarkEnd w:id="55"/>
      <w:r w:rsidRPr="00F447B2">
        <w:rPr>
          <w:rFonts w:ascii="Arial" w:eastAsia="Arial" w:hAnsi="Arial" w:cs="Arial"/>
          <w:b/>
          <w:bCs/>
          <w:kern w:val="0"/>
          <w:sz w:val="26"/>
          <w:szCs w:val="26"/>
          <w:lang w:eastAsia="en-GB"/>
          <w14:ligatures w14:val="none"/>
          <w:rPrChange w:id="56" w:author="Olivia Xing" w:date="2026-06-04T12:34:00Z" w16du:dateUtc="2026-06-04T11:34:00Z">
            <w:rPr>
              <w:rFonts w:ascii="Arial" w:eastAsia="Arial" w:hAnsi="Arial" w:cs="Arial"/>
              <w:b/>
              <w:bCs/>
              <w:kern w:val="0"/>
              <w:sz w:val="26"/>
              <w:szCs w:val="26"/>
              <w:lang w:val="zh-CN" w:eastAsia="en-GB"/>
              <w14:ligatures w14:val="none"/>
            </w:rPr>
          </w:rPrChange>
        </w:rPr>
        <w:t>3.4.1 Harmonising Migration Geographies</w:t>
      </w:r>
    </w:p>
    <w:p w14:paraId="44B88BAF"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57"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58" w:author="Olivia Xing" w:date="2026-06-04T12:34:00Z" w16du:dateUtc="2026-06-04T11:34:00Z">
            <w:rPr>
              <w:rFonts w:ascii="Arial" w:eastAsia="Arial" w:hAnsi="Arial" w:cs="Arial"/>
              <w:kern w:val="0"/>
              <w:sz w:val="22"/>
              <w:szCs w:val="22"/>
              <w:lang w:val="zh-CN" w:eastAsia="en-GB"/>
              <w14:ligatures w14:val="none"/>
            </w:rPr>
          </w:rPrChange>
        </w:rPr>
        <w:t xml:space="preserve">Longitudinal analysis of migration flows requires temporally consistent spatial boundaries </w:t>
      </w:r>
      <w:r w:rsidRPr="00F447B2">
        <w:rPr>
          <w:rFonts w:ascii="Arial" w:eastAsia="Arial" w:hAnsi="Arial" w:cs="Arial"/>
          <w:kern w:val="0"/>
          <w:sz w:val="22"/>
          <w:szCs w:val="22"/>
          <w:highlight w:val="yellow"/>
          <w:lang w:eastAsia="en-GB"/>
          <w14:ligatures w14:val="none"/>
          <w:rPrChange w:id="59" w:author="Olivia Xing" w:date="2026-06-04T12:34:00Z" w16du:dateUtc="2026-06-04T11:34:00Z">
            <w:rPr>
              <w:rFonts w:ascii="Arial" w:eastAsia="Arial" w:hAnsi="Arial" w:cs="Arial"/>
              <w:kern w:val="0"/>
              <w:sz w:val="22"/>
              <w:szCs w:val="22"/>
              <w:highlight w:val="yellow"/>
              <w:lang w:val="zh-CN" w:eastAsia="en-GB"/>
              <w14:ligatures w14:val="none"/>
            </w:rPr>
          </w:rPrChange>
        </w:rPr>
        <w:t>(Blake et al., 2000; Rowe, 2017)</w:t>
      </w:r>
      <w:r w:rsidRPr="00F447B2">
        <w:rPr>
          <w:rFonts w:ascii="Arial" w:eastAsia="Arial" w:hAnsi="Arial" w:cs="Arial"/>
          <w:kern w:val="0"/>
          <w:sz w:val="22"/>
          <w:szCs w:val="22"/>
          <w:lang w:eastAsia="en-GB"/>
          <w14:ligatures w14:val="none"/>
          <w:rPrChange w:id="60" w:author="Olivia Xing" w:date="2026-06-04T12:34:00Z" w16du:dateUtc="2026-06-04T11:34:00Z">
            <w:rPr>
              <w:rFonts w:ascii="Arial" w:eastAsia="Arial" w:hAnsi="Arial" w:cs="Arial"/>
              <w:kern w:val="0"/>
              <w:sz w:val="22"/>
              <w:szCs w:val="22"/>
              <w:lang w:val="zh-CN" w:eastAsia="en-GB"/>
              <w14:ligatures w14:val="none"/>
            </w:rPr>
          </w:rPrChange>
        </w:rPr>
        <w:t>. All migration datasets are therefore harmonised to the 2011 MSOA geography.</w:t>
      </w:r>
    </w:p>
    <w:p w14:paraId="76D38646"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61"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62" w:author="Olivia Xing" w:date="2026-06-04T12:34:00Z" w16du:dateUtc="2026-06-04T11:34:00Z">
            <w:rPr>
              <w:rFonts w:ascii="Arial" w:eastAsia="Arial" w:hAnsi="Arial" w:cs="Arial"/>
              <w:kern w:val="0"/>
              <w:sz w:val="22"/>
              <w:szCs w:val="22"/>
              <w:lang w:val="zh-CN" w:eastAsia="en-GB"/>
              <w14:ligatures w14:val="none"/>
            </w:rPr>
          </w:rPrChange>
        </w:rPr>
        <w:t>The safeguarded 2011 Census migration data, originally available at Output Area (OA) scale, are aggregated to 2011 MSOAs using official ONS geographic lookup tables. The 2021 Census migration data are then harmonised back to the 2011 geography using the ONS 2011-to-2021 MSOA correspondence tables.</w:t>
      </w:r>
    </w:p>
    <w:p w14:paraId="2BD31322" w14:textId="77777777" w:rsidR="007124BC" w:rsidRPr="00F447B2" w:rsidRDefault="007124BC" w:rsidP="007124BC">
      <w:pPr>
        <w:spacing w:before="240" w:after="240" w:line="276" w:lineRule="auto"/>
        <w:rPr>
          <w:rFonts w:ascii="Arial" w:eastAsia="Arial" w:hAnsi="Arial" w:cs="Arial"/>
          <w:kern w:val="0"/>
          <w:sz w:val="22"/>
          <w:szCs w:val="22"/>
          <w:lang w:eastAsia="en-GB"/>
          <w14:ligatures w14:val="none"/>
          <w:rPrChange w:id="63"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64" w:author="Olivia Xing" w:date="2026-06-04T12:34:00Z" w16du:dateUtc="2026-06-04T11:34:00Z">
            <w:rPr>
              <w:rFonts w:ascii="Arial" w:eastAsia="Arial" w:hAnsi="Arial" w:cs="Arial"/>
              <w:kern w:val="0"/>
              <w:sz w:val="22"/>
              <w:szCs w:val="22"/>
              <w:lang w:val="zh-CN" w:eastAsia="en-GB"/>
              <w14:ligatures w14:val="none"/>
            </w:rPr>
          </w:rPrChange>
        </w:rPr>
        <w:t xml:space="preserve">To preserve longitudinal comparability, only areas exhibiting one-to-one correspondence between 2011 and 2021 MSOAs are retained. MSOAs subject to boundary splits or mergers are excluded from the analysis </w:t>
      </w:r>
      <w:proofErr w:type="gramStart"/>
      <w:r w:rsidRPr="00F447B2">
        <w:rPr>
          <w:rFonts w:ascii="Arial" w:eastAsia="Arial" w:hAnsi="Arial" w:cs="Arial"/>
          <w:kern w:val="0"/>
          <w:sz w:val="22"/>
          <w:szCs w:val="22"/>
          <w:lang w:eastAsia="en-GB"/>
          <w14:ligatures w14:val="none"/>
          <w:rPrChange w:id="65" w:author="Olivia Xing" w:date="2026-06-04T12:34:00Z" w16du:dateUtc="2026-06-04T11:34:00Z">
            <w:rPr>
              <w:rFonts w:ascii="Arial" w:eastAsia="Arial" w:hAnsi="Arial" w:cs="Arial"/>
              <w:kern w:val="0"/>
              <w:sz w:val="22"/>
              <w:szCs w:val="22"/>
              <w:lang w:val="zh-CN" w:eastAsia="en-GB"/>
              <w14:ligatures w14:val="none"/>
            </w:rPr>
          </w:rPrChange>
        </w:rPr>
        <w:t>in order to</w:t>
      </w:r>
      <w:proofErr w:type="gramEnd"/>
      <w:r w:rsidRPr="00F447B2">
        <w:rPr>
          <w:rFonts w:ascii="Arial" w:eastAsia="Arial" w:hAnsi="Arial" w:cs="Arial"/>
          <w:kern w:val="0"/>
          <w:sz w:val="22"/>
          <w:szCs w:val="22"/>
          <w:lang w:eastAsia="en-GB"/>
          <w14:ligatures w14:val="none"/>
          <w:rPrChange w:id="66" w:author="Olivia Xing" w:date="2026-06-04T12:34:00Z" w16du:dateUtc="2026-06-04T11:34:00Z">
            <w:rPr>
              <w:rFonts w:ascii="Arial" w:eastAsia="Arial" w:hAnsi="Arial" w:cs="Arial"/>
              <w:kern w:val="0"/>
              <w:sz w:val="22"/>
              <w:szCs w:val="22"/>
              <w:lang w:val="zh-CN" w:eastAsia="en-GB"/>
              <w14:ligatures w14:val="none"/>
            </w:rPr>
          </w:rPrChange>
        </w:rPr>
        <w:t xml:space="preserve"> minimise aggregation artefacts and avoid introducing artificial temporal change arising from shifting spatial containers </w:t>
      </w:r>
      <w:r w:rsidRPr="00F447B2">
        <w:rPr>
          <w:rFonts w:ascii="Arial" w:eastAsia="Arial" w:hAnsi="Arial" w:cs="Arial"/>
          <w:kern w:val="0"/>
          <w:sz w:val="22"/>
          <w:szCs w:val="22"/>
          <w:highlight w:val="yellow"/>
          <w:lang w:eastAsia="en-GB"/>
          <w14:ligatures w14:val="none"/>
          <w:rPrChange w:id="67" w:author="Olivia Xing" w:date="2026-06-04T12:34:00Z" w16du:dateUtc="2026-06-04T11:34:00Z">
            <w:rPr>
              <w:rFonts w:ascii="Arial" w:eastAsia="Arial" w:hAnsi="Arial" w:cs="Arial"/>
              <w:kern w:val="0"/>
              <w:sz w:val="22"/>
              <w:szCs w:val="22"/>
              <w:highlight w:val="yellow"/>
              <w:lang w:val="zh-CN" w:eastAsia="en-GB"/>
              <w14:ligatures w14:val="none"/>
            </w:rPr>
          </w:rPrChange>
        </w:rPr>
        <w:t>(Norman et al., 2003)</w:t>
      </w:r>
      <w:r w:rsidRPr="00F447B2">
        <w:rPr>
          <w:rFonts w:ascii="Arial" w:eastAsia="Arial" w:hAnsi="Arial" w:cs="Arial"/>
          <w:kern w:val="0"/>
          <w:sz w:val="22"/>
          <w:szCs w:val="22"/>
          <w:lang w:eastAsia="en-GB"/>
          <w14:ligatures w14:val="none"/>
          <w:rPrChange w:id="68" w:author="Olivia Xing" w:date="2026-06-04T12:34:00Z" w16du:dateUtc="2026-06-04T11:34:00Z">
            <w:rPr>
              <w:rFonts w:ascii="Arial" w:eastAsia="Arial" w:hAnsi="Arial" w:cs="Arial"/>
              <w:kern w:val="0"/>
              <w:sz w:val="22"/>
              <w:szCs w:val="22"/>
              <w:lang w:val="zh-CN" w:eastAsia="en-GB"/>
              <w14:ligatures w14:val="none"/>
            </w:rPr>
          </w:rPrChange>
        </w:rPr>
        <w:t>.</w:t>
      </w:r>
    </w:p>
    <w:p w14:paraId="5B91C1D0"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69" w:author="Olivia Xing" w:date="2026-06-04T12:34:00Z" w16du:dateUtc="2026-06-04T11:34:00Z">
            <w:rPr>
              <w:rFonts w:ascii="Arial" w:eastAsia="Arial" w:hAnsi="Arial" w:cs="Arial"/>
              <w:b/>
              <w:bCs/>
              <w:kern w:val="0"/>
              <w:sz w:val="26"/>
              <w:szCs w:val="26"/>
              <w:lang w:val="zh-CN" w:eastAsia="en-GB"/>
              <w14:ligatures w14:val="none"/>
            </w:rPr>
          </w:rPrChange>
        </w:rPr>
      </w:pPr>
      <w:bookmarkStart w:id="70" w:name="_1fklreumfex2" w:colFirst="0" w:colLast="0"/>
      <w:bookmarkEnd w:id="70"/>
      <w:r w:rsidRPr="00F447B2">
        <w:rPr>
          <w:rFonts w:ascii="Arial" w:eastAsia="Arial" w:hAnsi="Arial" w:cs="Arial"/>
          <w:b/>
          <w:bCs/>
          <w:kern w:val="0"/>
          <w:sz w:val="26"/>
          <w:szCs w:val="26"/>
          <w:lang w:eastAsia="en-GB"/>
          <w14:ligatures w14:val="none"/>
          <w:rPrChange w:id="71" w:author="Olivia Xing" w:date="2026-06-04T12:34:00Z" w16du:dateUtc="2026-06-04T11:34:00Z">
            <w:rPr>
              <w:rFonts w:ascii="Arial" w:eastAsia="Arial" w:hAnsi="Arial" w:cs="Arial"/>
              <w:b/>
              <w:bCs/>
              <w:kern w:val="0"/>
              <w:sz w:val="26"/>
              <w:szCs w:val="26"/>
              <w:lang w:val="zh-CN" w:eastAsia="en-GB"/>
              <w14:ligatures w14:val="none"/>
            </w:rPr>
          </w:rPrChange>
        </w:rPr>
        <w:t>3.4.2 Aggregating Deprivation Measures</w:t>
      </w:r>
    </w:p>
    <w:p w14:paraId="01C526D4"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72"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73" w:author="Olivia Xing" w:date="2026-06-04T12:34:00Z" w16du:dateUtc="2026-06-04T11:34:00Z">
            <w:rPr>
              <w:rFonts w:ascii="Arial" w:eastAsia="Arial" w:hAnsi="Arial" w:cs="Arial"/>
              <w:kern w:val="0"/>
              <w:sz w:val="22"/>
              <w:szCs w:val="22"/>
              <w:lang w:val="zh-CN" w:eastAsia="en-GB"/>
              <w14:ligatures w14:val="none"/>
            </w:rPr>
          </w:rPrChange>
        </w:rPr>
        <w:t>Because the IMD is produced at LSOA scale, deprivation measures are aggregated to 2011 MSOA boundaries using population-weighted averaging. Population weights are derived from the mid-2015 LSOA population estimates included within the IMD 2019 release and are applied consistently to both the 2010 and 2019 IMD datasets. This approach is adopted because equivalent population estimates are not provided within the IMD 2010 release. Given the relative stability of LSOA population distributions within MSOAs over short temporal intervals, the use of a common weighting framework is unlikely to materially affect the resulting deprivation hierarchy. The procedure ensures compatibility between the deprivation and migration datasets within a consistent MSOA-level analytical framework.</w:t>
      </w:r>
    </w:p>
    <w:p w14:paraId="036F3377"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74" w:author="Olivia Xing" w:date="2026-06-04T12:34:00Z" w16du:dateUtc="2026-06-04T11:34:00Z">
            <w:rPr>
              <w:rFonts w:ascii="Arial" w:eastAsia="Arial" w:hAnsi="Arial" w:cs="Arial"/>
              <w:b/>
              <w:bCs/>
              <w:kern w:val="0"/>
              <w:sz w:val="34"/>
              <w:szCs w:val="34"/>
              <w:lang w:val="zh-CN" w:eastAsia="en-GB"/>
              <w14:ligatures w14:val="none"/>
            </w:rPr>
          </w:rPrChange>
        </w:rPr>
      </w:pPr>
      <w:bookmarkStart w:id="75" w:name="_kipnedxu9i62" w:colFirst="0" w:colLast="0"/>
      <w:bookmarkEnd w:id="75"/>
      <w:r w:rsidRPr="00F447B2">
        <w:rPr>
          <w:rFonts w:ascii="Arial" w:eastAsia="Arial" w:hAnsi="Arial" w:cs="Arial"/>
          <w:b/>
          <w:bCs/>
          <w:kern w:val="0"/>
          <w:sz w:val="34"/>
          <w:szCs w:val="34"/>
          <w:lang w:eastAsia="en-GB"/>
          <w14:ligatures w14:val="none"/>
          <w:rPrChange w:id="76" w:author="Olivia Xing" w:date="2026-06-04T12:34:00Z" w16du:dateUtc="2026-06-04T11:34:00Z">
            <w:rPr>
              <w:rFonts w:ascii="Arial" w:eastAsia="Arial" w:hAnsi="Arial" w:cs="Arial"/>
              <w:b/>
              <w:bCs/>
              <w:kern w:val="0"/>
              <w:sz w:val="34"/>
              <w:szCs w:val="34"/>
              <w:lang w:val="zh-CN" w:eastAsia="en-GB"/>
              <w14:ligatures w14:val="none"/>
            </w:rPr>
          </w:rPrChange>
        </w:rPr>
        <w:t>3.5 Neighbourhood Classification: The Deprivation Hierarchy</w:t>
      </w:r>
    </w:p>
    <w:p w14:paraId="5C16024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77"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78" w:author="Olivia Xing" w:date="2026-06-04T12:34:00Z" w16du:dateUtc="2026-06-04T11:34:00Z">
            <w:rPr>
              <w:rFonts w:ascii="Arial" w:eastAsia="Arial" w:hAnsi="Arial" w:cs="Arial"/>
              <w:kern w:val="0"/>
              <w:sz w:val="22"/>
              <w:szCs w:val="22"/>
              <w:lang w:val="zh-CN" w:eastAsia="en-GB"/>
              <w14:ligatures w14:val="none"/>
            </w:rPr>
          </w:rPrChange>
        </w:rPr>
        <w:lastRenderedPageBreak/>
        <w:t xml:space="preserve">To analyse longitudinal changes in migration structures, a temporally consistent neighbourhood classification framework is required. Research in population geography and longitudinal spatial analysis has long demonstrated that changes in zonal boundaries, classification systems, or socio-economic indices across time can compromise the comparability of migration datasets and obscure genuine spatial dynamics </w:t>
      </w:r>
      <w:r w:rsidRPr="00F447B2">
        <w:rPr>
          <w:rFonts w:ascii="Arial" w:eastAsia="Arial" w:hAnsi="Arial" w:cs="Arial"/>
          <w:kern w:val="0"/>
          <w:sz w:val="22"/>
          <w:szCs w:val="22"/>
          <w:highlight w:val="yellow"/>
          <w:lang w:eastAsia="en-GB"/>
          <w14:ligatures w14:val="none"/>
          <w:rPrChange w:id="79" w:author="Olivia Xing" w:date="2026-06-04T12:34:00Z" w16du:dateUtc="2026-06-04T11:34:00Z">
            <w:rPr>
              <w:rFonts w:ascii="Arial" w:eastAsia="Arial" w:hAnsi="Arial" w:cs="Arial"/>
              <w:kern w:val="0"/>
              <w:sz w:val="22"/>
              <w:szCs w:val="22"/>
              <w:highlight w:val="yellow"/>
              <w:lang w:val="zh-CN" w:eastAsia="en-GB"/>
              <w14:ligatures w14:val="none"/>
            </w:rPr>
          </w:rPrChange>
        </w:rPr>
        <w:t>(Blake et al., 2000; Rowe and Bell, 2017)</w:t>
      </w:r>
      <w:r w:rsidRPr="00F447B2">
        <w:rPr>
          <w:rFonts w:ascii="Arial" w:eastAsia="Arial" w:hAnsi="Arial" w:cs="Arial"/>
          <w:kern w:val="0"/>
          <w:sz w:val="22"/>
          <w:szCs w:val="22"/>
          <w:lang w:eastAsia="en-GB"/>
          <w14:ligatures w14:val="none"/>
          <w:rPrChange w:id="80" w:author="Olivia Xing" w:date="2026-06-04T12:34:00Z" w16du:dateUtc="2026-06-04T11:34:00Z">
            <w:rPr>
              <w:rFonts w:ascii="Arial" w:eastAsia="Arial" w:hAnsi="Arial" w:cs="Arial"/>
              <w:kern w:val="0"/>
              <w:sz w:val="22"/>
              <w:szCs w:val="22"/>
              <w:lang w:val="zh-CN" w:eastAsia="en-GB"/>
              <w14:ligatures w14:val="none"/>
            </w:rPr>
          </w:rPrChange>
        </w:rPr>
        <w:t xml:space="preserve">. Achieving consistency in neighbourhood classification is therefore methodologically necessary to distinguish substantive urban restructuring processes from artefacts of statistical reclassification </w:t>
      </w:r>
      <w:r w:rsidRPr="00F447B2">
        <w:rPr>
          <w:rFonts w:ascii="Arial" w:eastAsia="Arial" w:hAnsi="Arial" w:cs="Arial"/>
          <w:kern w:val="0"/>
          <w:sz w:val="22"/>
          <w:szCs w:val="22"/>
          <w:highlight w:val="yellow"/>
          <w:lang w:eastAsia="en-GB"/>
          <w14:ligatures w14:val="none"/>
          <w:rPrChange w:id="81" w:author="Olivia Xing" w:date="2026-06-04T12:34:00Z" w16du:dateUtc="2026-06-04T11:34:00Z">
            <w:rPr>
              <w:rFonts w:ascii="Arial" w:eastAsia="Arial" w:hAnsi="Arial" w:cs="Arial"/>
              <w:kern w:val="0"/>
              <w:sz w:val="22"/>
              <w:szCs w:val="22"/>
              <w:highlight w:val="yellow"/>
              <w:lang w:val="zh-CN" w:eastAsia="en-GB"/>
              <w14:ligatures w14:val="none"/>
            </w:rPr>
          </w:rPrChange>
        </w:rPr>
        <w:t>(Norman et al., 2003)</w:t>
      </w:r>
      <w:r w:rsidRPr="00F447B2">
        <w:rPr>
          <w:rFonts w:ascii="Arial" w:eastAsia="Arial" w:hAnsi="Arial" w:cs="Arial"/>
          <w:kern w:val="0"/>
          <w:sz w:val="22"/>
          <w:szCs w:val="22"/>
          <w:lang w:eastAsia="en-GB"/>
          <w14:ligatures w14:val="none"/>
          <w:rPrChange w:id="82" w:author="Olivia Xing" w:date="2026-06-04T12:34:00Z" w16du:dateUtc="2026-06-04T11:34:00Z">
            <w:rPr>
              <w:rFonts w:ascii="Arial" w:eastAsia="Arial" w:hAnsi="Arial" w:cs="Arial"/>
              <w:kern w:val="0"/>
              <w:sz w:val="22"/>
              <w:szCs w:val="22"/>
              <w:lang w:val="zh-CN" w:eastAsia="en-GB"/>
              <w14:ligatures w14:val="none"/>
            </w:rPr>
          </w:rPrChange>
        </w:rPr>
        <w:t>.</w:t>
      </w:r>
    </w:p>
    <w:p w14:paraId="5362F291"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83"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84" w:author="Olivia Xing" w:date="2026-06-04T12:34:00Z" w16du:dateUtc="2026-06-04T11:34:00Z">
            <w:rPr>
              <w:rFonts w:ascii="Arial" w:eastAsia="Arial" w:hAnsi="Arial" w:cs="Arial"/>
              <w:kern w:val="0"/>
              <w:sz w:val="22"/>
              <w:szCs w:val="22"/>
              <w:lang w:val="zh-CN" w:eastAsia="en-GB"/>
              <w14:ligatures w14:val="none"/>
            </w:rPr>
          </w:rPrChange>
        </w:rPr>
        <w:t xml:space="preserve">Following the approach adopted by </w:t>
      </w:r>
      <w:r w:rsidRPr="00F447B2">
        <w:rPr>
          <w:rFonts w:ascii="Arial" w:eastAsia="Arial" w:hAnsi="Arial" w:cs="Arial"/>
          <w:kern w:val="0"/>
          <w:sz w:val="22"/>
          <w:szCs w:val="22"/>
          <w:highlight w:val="yellow"/>
          <w:lang w:eastAsia="en-GB"/>
          <w14:ligatures w14:val="none"/>
          <w:rPrChange w:id="85" w:author="Olivia Xing" w:date="2026-06-04T12:34:00Z" w16du:dateUtc="2026-06-04T11:34:00Z">
            <w:rPr>
              <w:rFonts w:ascii="Arial" w:eastAsia="Arial" w:hAnsi="Arial" w:cs="Arial"/>
              <w:kern w:val="0"/>
              <w:sz w:val="22"/>
              <w:szCs w:val="22"/>
              <w:highlight w:val="yellow"/>
              <w:lang w:val="zh-CN" w:eastAsia="en-GB"/>
              <w14:ligatures w14:val="none"/>
            </w:rPr>
          </w:rPrChange>
        </w:rPr>
        <w:t xml:space="preserve">Patias et al. </w:t>
      </w:r>
      <w:r w:rsidRPr="00F447B2">
        <w:rPr>
          <w:rFonts w:ascii="Arial" w:eastAsia="Arial" w:hAnsi="Arial" w:cs="Arial"/>
          <w:kern w:val="0"/>
          <w:sz w:val="22"/>
          <w:szCs w:val="22"/>
          <w:highlight w:val="yellow"/>
          <w:lang w:eastAsia="en-GB"/>
          <w14:ligatures w14:val="none"/>
          <w:rPrChange w:id="86" w:author="Olivia Xing" w:date="2026-06-04T14:23:00Z" w16du:dateUtc="2026-06-04T13:23:00Z">
            <w:rPr>
              <w:rFonts w:ascii="Arial" w:eastAsia="Arial" w:hAnsi="Arial" w:cs="Arial"/>
              <w:kern w:val="0"/>
              <w:sz w:val="22"/>
              <w:szCs w:val="22"/>
              <w:highlight w:val="yellow"/>
              <w:lang w:val="zh-CN" w:eastAsia="en-GB"/>
              <w14:ligatures w14:val="none"/>
            </w:rPr>
          </w:rPrChange>
        </w:rPr>
        <w:t>(2022)</w:t>
      </w:r>
      <w:r w:rsidRPr="00F447B2">
        <w:rPr>
          <w:rFonts w:ascii="Arial" w:eastAsia="Arial" w:hAnsi="Arial" w:cs="Arial"/>
          <w:kern w:val="0"/>
          <w:sz w:val="22"/>
          <w:szCs w:val="22"/>
          <w:lang w:eastAsia="en-GB"/>
          <w14:ligatures w14:val="none"/>
          <w:rPrChange w:id="87" w:author="Olivia Xing" w:date="2026-06-04T14:23:00Z" w16du:dateUtc="2026-06-04T13:23:00Z">
            <w:rPr>
              <w:rFonts w:ascii="Arial" w:eastAsia="Arial" w:hAnsi="Arial" w:cs="Arial"/>
              <w:kern w:val="0"/>
              <w:sz w:val="22"/>
              <w:szCs w:val="22"/>
              <w:lang w:val="zh-CN" w:eastAsia="en-GB"/>
              <w14:ligatures w14:val="none"/>
            </w:rPr>
          </w:rPrChange>
        </w:rPr>
        <w:t xml:space="preserve"> in the analysis of neighbourhood socio-economic trajectories, this study employs a fixed deprivation hierarchy based on the 2010 Index of Multiple Deprivation (IMD). </w:t>
      </w:r>
      <w:r w:rsidRPr="00F447B2">
        <w:rPr>
          <w:rFonts w:ascii="Arial" w:eastAsia="Arial" w:hAnsi="Arial" w:cs="Arial"/>
          <w:kern w:val="0"/>
          <w:sz w:val="22"/>
          <w:szCs w:val="22"/>
          <w:lang w:eastAsia="en-GB"/>
          <w14:ligatures w14:val="none"/>
          <w:rPrChange w:id="88" w:author="Olivia Xing" w:date="2026-06-04T12:34:00Z" w16du:dateUtc="2026-06-04T11:34:00Z">
            <w:rPr>
              <w:rFonts w:ascii="Arial" w:eastAsia="Arial" w:hAnsi="Arial" w:cs="Arial"/>
              <w:kern w:val="0"/>
              <w:sz w:val="22"/>
              <w:szCs w:val="22"/>
              <w:lang w:val="zh-CN" w:eastAsia="en-GB"/>
              <w14:ligatures w14:val="none"/>
            </w:rPr>
          </w:rPrChange>
        </w:rPr>
        <w:t>Each of London’s 983 MSOAs is assigned to a deprivation decile according to its 2010 IMD score, where Decile 1 represents the most deprived 10% of neighbourhoods and Decile 10 the least deprived 10%. These classifications are then retained throughout the analysis of both 2011 and 2021 migration flows.</w:t>
      </w:r>
    </w:p>
    <w:p w14:paraId="160094D9"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89"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90" w:author="Olivia Xing" w:date="2026-06-04T12:34:00Z" w16du:dateUtc="2026-06-04T11:34:00Z">
            <w:rPr>
              <w:rFonts w:ascii="Arial" w:eastAsia="Arial" w:hAnsi="Arial" w:cs="Arial"/>
              <w:kern w:val="0"/>
              <w:sz w:val="22"/>
              <w:szCs w:val="22"/>
              <w:lang w:val="zh-CN" w:eastAsia="en-GB"/>
              <w14:ligatures w14:val="none"/>
            </w:rPr>
          </w:rPrChange>
        </w:rPr>
        <w:t xml:space="preserve">The fixed-baseline approach is analytically important because the study seeks to identify changes in migration structures rather than changes in neighbourhood classification itself. Consistent with longitudinal studies that analyse socio-economic trajectories relative to baseline deprivation conditions </w:t>
      </w:r>
      <w:r w:rsidRPr="00F447B2">
        <w:rPr>
          <w:rFonts w:ascii="Arial" w:eastAsia="Arial" w:hAnsi="Arial" w:cs="Arial"/>
          <w:kern w:val="0"/>
          <w:sz w:val="22"/>
          <w:szCs w:val="22"/>
          <w:highlight w:val="yellow"/>
          <w:lang w:eastAsia="en-GB"/>
          <w14:ligatures w14:val="none"/>
          <w:rPrChange w:id="91" w:author="Olivia Xing" w:date="2026-06-04T12:34:00Z" w16du:dateUtc="2026-06-04T11:34:00Z">
            <w:rPr>
              <w:rFonts w:ascii="Arial" w:eastAsia="Arial" w:hAnsi="Arial" w:cs="Arial"/>
              <w:kern w:val="0"/>
              <w:sz w:val="22"/>
              <w:szCs w:val="22"/>
              <w:highlight w:val="yellow"/>
              <w:lang w:val="zh-CN" w:eastAsia="en-GB"/>
              <w14:ligatures w14:val="none"/>
            </w:rPr>
          </w:rPrChange>
        </w:rPr>
        <w:t>(Barr et al., 2012)</w:t>
      </w:r>
      <w:r w:rsidRPr="00F447B2">
        <w:rPr>
          <w:rFonts w:ascii="Arial" w:eastAsia="Arial" w:hAnsi="Arial" w:cs="Arial"/>
          <w:kern w:val="0"/>
          <w:sz w:val="22"/>
          <w:szCs w:val="22"/>
          <w:lang w:eastAsia="en-GB"/>
          <w14:ligatures w14:val="none"/>
          <w:rPrChange w:id="92" w:author="Olivia Xing" w:date="2026-06-04T12:34:00Z" w16du:dateUtc="2026-06-04T11:34:00Z">
            <w:rPr>
              <w:rFonts w:ascii="Arial" w:eastAsia="Arial" w:hAnsi="Arial" w:cs="Arial"/>
              <w:kern w:val="0"/>
              <w:sz w:val="22"/>
              <w:szCs w:val="22"/>
              <w:lang w:val="zh-CN" w:eastAsia="en-GB"/>
              <w14:ligatures w14:val="none"/>
            </w:rPr>
          </w:rPrChange>
        </w:rPr>
        <w:t>, dynamically reclassifying neighbourhoods over time could partially internalise the socio-economic transformations that the migration indicators are intended to capture. By retaining a constant deprivation hierarchy, neighbourhoods experiencing subsequent socio-economic ascent continue to be analysed relative to their original position within London’s urban structure. This enables the framework to examine whether areas initially positioned lower within the deprivation hierarchy subsequently exhibit directional migration dynamics associated with neighbourhood restructuring and displacement pressure.</w:t>
      </w:r>
    </w:p>
    <w:p w14:paraId="2F5AF916" w14:textId="77777777" w:rsidR="007124BC" w:rsidRPr="00F447B2" w:rsidRDefault="007124BC" w:rsidP="007124BC">
      <w:pPr>
        <w:spacing w:before="240" w:after="240" w:line="276" w:lineRule="auto"/>
        <w:jc w:val="both"/>
        <w:rPr>
          <w:rFonts w:ascii="Arial" w:eastAsia="Arial" w:hAnsi="Arial" w:cs="Arial"/>
          <w:kern w:val="0"/>
          <w:sz w:val="22"/>
          <w:szCs w:val="22"/>
          <w:u w:val="single"/>
          <w:lang w:eastAsia="en-GB"/>
          <w14:ligatures w14:val="none"/>
          <w:rPrChange w:id="93" w:author="Olivia Xing" w:date="2026-06-04T12:34:00Z" w16du:dateUtc="2026-06-04T11:34:00Z">
            <w:rPr>
              <w:rFonts w:ascii="Arial" w:eastAsia="Arial" w:hAnsi="Arial" w:cs="Arial"/>
              <w:kern w:val="0"/>
              <w:sz w:val="22"/>
              <w:szCs w:val="22"/>
              <w:u w:val="single"/>
              <w:lang w:val="zh-CN" w:eastAsia="en-GB"/>
              <w14:ligatures w14:val="none"/>
            </w:rPr>
          </w:rPrChange>
        </w:rPr>
      </w:pPr>
      <w:r w:rsidRPr="00F447B2">
        <w:rPr>
          <w:rFonts w:ascii="Arial" w:eastAsia="Arial" w:hAnsi="Arial" w:cs="Arial"/>
          <w:kern w:val="0"/>
          <w:sz w:val="22"/>
          <w:szCs w:val="22"/>
          <w:lang w:eastAsia="en-GB"/>
          <w14:ligatures w14:val="none"/>
          <w:rPrChange w:id="94" w:author="Olivia Xing" w:date="2026-06-04T12:34:00Z" w16du:dateUtc="2026-06-04T11:34:00Z">
            <w:rPr>
              <w:rFonts w:ascii="Arial" w:eastAsia="Arial" w:hAnsi="Arial" w:cs="Arial"/>
              <w:kern w:val="0"/>
              <w:sz w:val="22"/>
              <w:szCs w:val="22"/>
              <w:lang w:val="zh-CN" w:eastAsia="en-GB"/>
              <w14:ligatures w14:val="none"/>
            </w:rPr>
          </w:rPrChange>
        </w:rPr>
        <w:t xml:space="preserve">Within this framework, deprivation deciles are interpreted as positions within a broader urban hierarchy rather than merely descriptive neighbourhood categories. Drawing on </w:t>
      </w:r>
      <w:r w:rsidRPr="00F447B2">
        <w:rPr>
          <w:rFonts w:ascii="Arial" w:eastAsia="Arial" w:hAnsi="Arial" w:cs="Arial"/>
          <w:kern w:val="0"/>
          <w:sz w:val="22"/>
          <w:szCs w:val="22"/>
          <w:highlight w:val="yellow"/>
          <w:lang w:eastAsia="en-GB"/>
          <w14:ligatures w14:val="none"/>
          <w:rPrChange w:id="95" w:author="Olivia Xing" w:date="2026-06-04T12:34:00Z" w16du:dateUtc="2026-06-04T11:34:00Z">
            <w:rPr>
              <w:rFonts w:ascii="Arial" w:eastAsia="Arial" w:hAnsi="Arial" w:cs="Arial"/>
              <w:kern w:val="0"/>
              <w:sz w:val="22"/>
              <w:szCs w:val="22"/>
              <w:highlight w:val="yellow"/>
              <w:lang w:val="zh-CN" w:eastAsia="en-GB"/>
              <w14:ligatures w14:val="none"/>
            </w:rPr>
          </w:rPrChange>
        </w:rPr>
        <w:t>Marcuse’s (1985)</w:t>
      </w:r>
      <w:r w:rsidRPr="00F447B2">
        <w:rPr>
          <w:rFonts w:ascii="Arial" w:eastAsia="Arial" w:hAnsi="Arial" w:cs="Arial"/>
          <w:kern w:val="0"/>
          <w:sz w:val="22"/>
          <w:szCs w:val="22"/>
          <w:lang w:eastAsia="en-GB"/>
          <w14:ligatures w14:val="none"/>
          <w:rPrChange w:id="96" w:author="Olivia Xing" w:date="2026-06-04T12:34:00Z" w16du:dateUtc="2026-06-04T11:34:00Z">
            <w:rPr>
              <w:rFonts w:ascii="Arial" w:eastAsia="Arial" w:hAnsi="Arial" w:cs="Arial"/>
              <w:kern w:val="0"/>
              <w:sz w:val="22"/>
              <w:szCs w:val="22"/>
              <w:lang w:val="zh-CN" w:eastAsia="en-GB"/>
              <w14:ligatures w14:val="none"/>
            </w:rPr>
          </w:rPrChange>
        </w:rPr>
        <w:t xml:space="preserve"> conceptualisation of spatial restructuring, in which neighbourhood </w:t>
      </w:r>
      <w:proofErr w:type="gramStart"/>
      <w:r w:rsidRPr="00F447B2">
        <w:rPr>
          <w:rFonts w:ascii="Arial" w:eastAsia="Arial" w:hAnsi="Arial" w:cs="Arial"/>
          <w:kern w:val="0"/>
          <w:sz w:val="22"/>
          <w:szCs w:val="22"/>
          <w:lang w:eastAsia="en-GB"/>
          <w14:ligatures w14:val="none"/>
          <w:rPrChange w:id="97" w:author="Olivia Xing" w:date="2026-06-04T12:34:00Z" w16du:dateUtc="2026-06-04T11:34:00Z">
            <w:rPr>
              <w:rFonts w:ascii="Arial" w:eastAsia="Arial" w:hAnsi="Arial" w:cs="Arial"/>
              <w:kern w:val="0"/>
              <w:sz w:val="22"/>
              <w:szCs w:val="22"/>
              <w:lang w:val="zh-CN" w:eastAsia="en-GB"/>
              <w14:ligatures w14:val="none"/>
            </w:rPr>
          </w:rPrChange>
        </w:rPr>
        <w:t>decline</w:t>
      </w:r>
      <w:proofErr w:type="gramEnd"/>
      <w:r w:rsidRPr="00F447B2">
        <w:rPr>
          <w:rFonts w:ascii="Arial" w:eastAsia="Arial" w:hAnsi="Arial" w:cs="Arial"/>
          <w:kern w:val="0"/>
          <w:sz w:val="22"/>
          <w:szCs w:val="22"/>
          <w:lang w:eastAsia="en-GB"/>
          <w14:ligatures w14:val="none"/>
          <w:rPrChange w:id="98" w:author="Olivia Xing" w:date="2026-06-04T12:34:00Z" w16du:dateUtc="2026-06-04T11:34:00Z">
            <w:rPr>
              <w:rFonts w:ascii="Arial" w:eastAsia="Arial" w:hAnsi="Arial" w:cs="Arial"/>
              <w:kern w:val="0"/>
              <w:sz w:val="22"/>
              <w:szCs w:val="22"/>
              <w:lang w:val="zh-CN" w:eastAsia="en-GB"/>
              <w14:ligatures w14:val="none"/>
            </w:rPr>
          </w:rPrChange>
        </w:rPr>
        <w:t xml:space="preserve"> and gentrification are understood as interconnected components of a single urban process, migration flows between deciles can therefore be interpreted as movement across London’s socio-economic structure rather than purely geographic relocation. This relational interpretation provides the conceptual basis for analysing directional migration asymmetries as indicators of cascading restructuring dynamics.</w:t>
      </w:r>
    </w:p>
    <w:p w14:paraId="501299EE"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99"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00" w:author="Olivia Xing" w:date="2026-06-04T12:34:00Z" w16du:dateUtc="2026-06-04T11:34:00Z">
            <w:rPr>
              <w:rFonts w:ascii="Arial" w:eastAsia="Arial" w:hAnsi="Arial" w:cs="Arial"/>
              <w:kern w:val="0"/>
              <w:sz w:val="22"/>
              <w:szCs w:val="22"/>
              <w:lang w:val="zh-CN" w:eastAsia="en-GB"/>
              <w14:ligatures w14:val="none"/>
            </w:rPr>
          </w:rPrChange>
        </w:rPr>
        <w:t>To evaluate the sensitivity of the framework to the choice of baseline classification, additional robustness checks were conducted using deprivation deciles derived from the 2019 IMD. The 2010 IMD baseline was nevertheless retained for the main analysis because it provides a temporally prior and fixed socio-economic reference structure against which subsequent migration dynamics can be longitudinally interpreted.</w:t>
      </w:r>
    </w:p>
    <w:p w14:paraId="74A8309A"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01" w:author="Olivia Xing" w:date="2026-06-04T12:34:00Z" w16du:dateUtc="2026-06-04T11:34: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02" w:author="Olivia Xing" w:date="2026-06-04T12:34:00Z" w16du:dateUtc="2026-06-04T11:34:00Z">
            <w:rPr>
              <w:rFonts w:ascii="Arial" w:eastAsia="Arial" w:hAnsi="Arial" w:cs="Arial"/>
              <w:kern w:val="0"/>
              <w:sz w:val="22"/>
              <w:szCs w:val="22"/>
              <w:lang w:val="zh-CN" w:eastAsia="en-GB"/>
              <w14:ligatures w14:val="none"/>
            </w:rPr>
          </w:rPrChange>
        </w:rPr>
        <w:t>With the fixed deprivation hierarchy established, the next stage classifies migration flows according to their direction of movement across London’s socio-economic structure.</w:t>
      </w:r>
    </w:p>
    <w:p w14:paraId="735D686C"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103" w:author="Olivia Xing" w:date="2026-06-04T12:35:00Z" w16du:dateUtc="2026-06-04T11:35:00Z">
            <w:rPr>
              <w:rFonts w:ascii="Arial" w:eastAsia="Arial" w:hAnsi="Arial" w:cs="Arial"/>
              <w:b/>
              <w:bCs/>
              <w:kern w:val="0"/>
              <w:sz w:val="34"/>
              <w:szCs w:val="34"/>
              <w:lang w:val="zh-CN" w:eastAsia="en-GB"/>
              <w14:ligatures w14:val="none"/>
            </w:rPr>
          </w:rPrChange>
        </w:rPr>
      </w:pPr>
      <w:bookmarkStart w:id="104" w:name="_rs49v243efpi" w:colFirst="0" w:colLast="0"/>
      <w:bookmarkEnd w:id="104"/>
      <w:r w:rsidRPr="00F447B2">
        <w:rPr>
          <w:rFonts w:ascii="Arial" w:eastAsia="Arial" w:hAnsi="Arial" w:cs="Arial"/>
          <w:b/>
          <w:bCs/>
          <w:kern w:val="0"/>
          <w:sz w:val="34"/>
          <w:szCs w:val="34"/>
          <w:lang w:eastAsia="en-GB"/>
          <w14:ligatures w14:val="none"/>
          <w:rPrChange w:id="105" w:author="Olivia Xing" w:date="2026-06-04T12:35:00Z" w16du:dateUtc="2026-06-04T11:35:00Z">
            <w:rPr>
              <w:rFonts w:ascii="Arial" w:eastAsia="Arial" w:hAnsi="Arial" w:cs="Arial"/>
              <w:b/>
              <w:bCs/>
              <w:kern w:val="0"/>
              <w:sz w:val="34"/>
              <w:szCs w:val="34"/>
              <w:lang w:val="zh-CN" w:eastAsia="en-GB"/>
              <w14:ligatures w14:val="none"/>
            </w:rPr>
          </w:rPrChange>
        </w:rPr>
        <w:t>3.6 Flow Classification: The Deprivation Gradient</w:t>
      </w:r>
    </w:p>
    <w:p w14:paraId="617BE766"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06"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07" w:author="Olivia Xing" w:date="2026-06-04T12:35:00Z" w16du:dateUtc="2026-06-04T11:35:00Z">
            <w:rPr>
              <w:rFonts w:ascii="Arial" w:eastAsia="Arial" w:hAnsi="Arial" w:cs="Arial"/>
              <w:kern w:val="0"/>
              <w:sz w:val="22"/>
              <w:szCs w:val="22"/>
              <w:lang w:val="zh-CN" w:eastAsia="en-GB"/>
              <w14:ligatures w14:val="none"/>
            </w:rPr>
          </w:rPrChange>
        </w:rPr>
        <w:lastRenderedPageBreak/>
        <w:t>For each MSOA, all origin–destination migration flows are classified according to movement across the deprivation hierarchy.</w:t>
      </w:r>
    </w:p>
    <w:p w14:paraId="6969311C" w14:textId="046EF032"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08"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09" w:author="Olivia Xing" w:date="2026-06-04T12:35:00Z" w16du:dateUtc="2026-06-04T11:35:00Z">
            <w:rPr>
              <w:rFonts w:ascii="Arial" w:eastAsia="Arial" w:hAnsi="Arial" w:cs="Arial"/>
              <w:kern w:val="0"/>
              <w:sz w:val="22"/>
              <w:szCs w:val="22"/>
              <w:lang w:val="zh-CN" w:eastAsia="en-GB"/>
              <w14:ligatures w14:val="none"/>
            </w:rPr>
          </w:rPrChange>
        </w:rPr>
        <w:t>Inflows from less deprived areas (`</w:t>
      </w:r>
      <w:proofErr w:type="spellStart"/>
      <w:r w:rsidRPr="00F447B2">
        <w:rPr>
          <w:rFonts w:ascii="Arial" w:eastAsia="Arial" w:hAnsi="Arial" w:cs="Arial"/>
          <w:kern w:val="0"/>
          <w:sz w:val="22"/>
          <w:szCs w:val="22"/>
          <w:lang w:eastAsia="en-GB"/>
          <w14:ligatures w14:val="none"/>
          <w:rPrChange w:id="110" w:author="Olivia Xing" w:date="2026-06-04T12:35:00Z" w16du:dateUtc="2026-06-04T11:35:00Z">
            <w:rPr>
              <w:rFonts w:ascii="Arial" w:eastAsia="Arial" w:hAnsi="Arial" w:cs="Arial"/>
              <w:kern w:val="0"/>
              <w:sz w:val="22"/>
              <w:szCs w:val="22"/>
              <w:lang w:val="zh-CN" w:eastAsia="en-GB"/>
              <w14:ligatures w14:val="none"/>
            </w:rPr>
          </w:rPrChange>
        </w:rPr>
        <w:t>Inflow_Wealthier_YEAR</w:t>
      </w:r>
      <w:proofErr w:type="spellEnd"/>
      <w:r w:rsidRPr="00F447B2">
        <w:rPr>
          <w:rFonts w:ascii="Arial" w:eastAsia="Arial" w:hAnsi="Arial" w:cs="Arial"/>
          <w:kern w:val="0"/>
          <w:sz w:val="22"/>
          <w:szCs w:val="22"/>
          <w:lang w:eastAsia="en-GB"/>
          <w14:ligatures w14:val="none"/>
          <w:rPrChange w:id="111" w:author="Olivia Xing" w:date="2026-06-04T12:35:00Z" w16du:dateUtc="2026-06-04T11:35:00Z">
            <w:rPr>
              <w:rFonts w:ascii="Arial" w:eastAsia="Arial" w:hAnsi="Arial" w:cs="Arial"/>
              <w:kern w:val="0"/>
              <w:sz w:val="22"/>
              <w:szCs w:val="22"/>
              <w:lang w:val="zh-CN" w:eastAsia="en-GB"/>
              <w14:ligatures w14:val="none"/>
            </w:rPr>
          </w:rPrChange>
        </w:rPr>
        <w:t xml:space="preserve">`) refer to migrants arriving from </w:t>
      </w:r>
      <w:commentRangeStart w:id="112"/>
      <w:r w:rsidRPr="00F447B2">
        <w:rPr>
          <w:rFonts w:ascii="Arial" w:eastAsia="Arial" w:hAnsi="Arial" w:cs="Arial"/>
          <w:kern w:val="0"/>
          <w:sz w:val="22"/>
          <w:szCs w:val="22"/>
          <w:lang w:eastAsia="en-GB"/>
          <w14:ligatures w14:val="none"/>
          <w:rPrChange w:id="113" w:author="Olivia Xing" w:date="2026-06-04T12:35:00Z" w16du:dateUtc="2026-06-04T11:35:00Z">
            <w:rPr>
              <w:rFonts w:ascii="Arial" w:eastAsia="Arial" w:hAnsi="Arial" w:cs="Arial"/>
              <w:kern w:val="0"/>
              <w:sz w:val="22"/>
              <w:szCs w:val="22"/>
              <w:lang w:val="zh-CN" w:eastAsia="en-GB"/>
              <w14:ligatures w14:val="none"/>
            </w:rPr>
          </w:rPrChange>
        </w:rPr>
        <w:t xml:space="preserve">neighbourhoods positioned </w:t>
      </w:r>
      <w:commentRangeEnd w:id="112"/>
      <w:r w:rsidR="00F447B2">
        <w:rPr>
          <w:rStyle w:val="CommentReference"/>
        </w:rPr>
        <w:commentReference w:id="112"/>
      </w:r>
      <w:r w:rsidRPr="00F447B2">
        <w:rPr>
          <w:rFonts w:ascii="Arial" w:eastAsia="Arial" w:hAnsi="Arial" w:cs="Arial"/>
          <w:kern w:val="0"/>
          <w:sz w:val="22"/>
          <w:szCs w:val="22"/>
          <w:lang w:eastAsia="en-GB"/>
          <w14:ligatures w14:val="none"/>
          <w:rPrChange w:id="114" w:author="Olivia Xing" w:date="2026-06-04T12:35:00Z" w16du:dateUtc="2026-06-04T11:35:00Z">
            <w:rPr>
              <w:rFonts w:ascii="Arial" w:eastAsia="Arial" w:hAnsi="Arial" w:cs="Arial"/>
              <w:kern w:val="0"/>
              <w:sz w:val="22"/>
              <w:szCs w:val="22"/>
              <w:lang w:val="zh-CN" w:eastAsia="en-GB"/>
              <w14:ligatures w14:val="none"/>
            </w:rPr>
          </w:rPrChange>
        </w:rPr>
        <w:t xml:space="preserve">in </w:t>
      </w:r>
      <w:commentRangeStart w:id="115"/>
      <w:commentRangeStart w:id="116"/>
      <w:del w:id="117" w:author="Adam Dennett" w:date="2026-06-03T20:00:00Z" w16du:dateUtc="2026-06-03T19:00:00Z">
        <w:r w:rsidRPr="00F447B2" w:rsidDel="005335E5">
          <w:rPr>
            <w:rFonts w:ascii="Arial" w:eastAsia="Arial" w:hAnsi="Arial" w:cs="Arial"/>
            <w:kern w:val="0"/>
            <w:sz w:val="22"/>
            <w:szCs w:val="22"/>
            <w:lang w:eastAsia="en-GB"/>
            <w14:ligatures w14:val="none"/>
            <w:rPrChange w:id="118" w:author="Olivia Xing" w:date="2026-06-04T12:35:00Z" w16du:dateUtc="2026-06-04T11:35:00Z">
              <w:rPr>
                <w:rFonts w:ascii="Arial" w:eastAsia="Arial" w:hAnsi="Arial" w:cs="Arial"/>
                <w:kern w:val="0"/>
                <w:sz w:val="22"/>
                <w:szCs w:val="22"/>
                <w:lang w:val="zh-CN" w:eastAsia="en-GB"/>
                <w14:ligatures w14:val="none"/>
              </w:rPr>
            </w:rPrChange>
          </w:rPr>
          <w:delText>higher</w:delText>
        </w:r>
      </w:del>
      <w:commentRangeEnd w:id="115"/>
      <w:r w:rsidR="005335E5" w:rsidRPr="007124BC">
        <w:rPr>
          <w:rStyle w:val="CommentReference"/>
          <w:rFonts w:ascii="Arial" w:eastAsia="Arial" w:hAnsi="Arial" w:cs="Arial"/>
          <w:kern w:val="0"/>
          <w:sz w:val="22"/>
          <w:szCs w:val="22"/>
          <w:lang w:val="zh-CN" w:eastAsia="en-GB"/>
          <w14:ligatures w14:val="none"/>
        </w:rPr>
        <w:commentReference w:id="115"/>
      </w:r>
      <w:del w:id="119" w:author="Adam Dennett" w:date="2026-06-03T20:00:00Z" w16du:dateUtc="2026-06-03T19:00:00Z">
        <w:r w:rsidRPr="00F447B2" w:rsidDel="005335E5">
          <w:rPr>
            <w:rFonts w:ascii="Arial" w:eastAsia="Arial" w:hAnsi="Arial" w:cs="Arial"/>
            <w:kern w:val="0"/>
            <w:sz w:val="22"/>
            <w:szCs w:val="22"/>
            <w:lang w:eastAsia="en-GB"/>
            <w14:ligatures w14:val="none"/>
            <w:rPrChange w:id="120" w:author="Olivia Xing" w:date="2026-06-04T12:35:00Z" w16du:dateUtc="2026-06-04T11:35:00Z">
              <w:rPr>
                <w:rFonts w:ascii="Arial" w:eastAsia="Arial" w:hAnsi="Arial" w:cs="Arial"/>
                <w:kern w:val="0"/>
                <w:sz w:val="22"/>
                <w:szCs w:val="22"/>
                <w:lang w:val="zh-CN" w:eastAsia="en-GB"/>
                <w14:ligatures w14:val="none"/>
              </w:rPr>
            </w:rPrChange>
          </w:rPr>
          <w:delText xml:space="preserve"> deprivation</w:delText>
        </w:r>
      </w:del>
      <w:ins w:id="121" w:author="Adam Dennett" w:date="2026-06-03T20:00:00Z" w16du:dateUtc="2026-06-03T19:00:00Z">
        <w:r w:rsidR="005335E5">
          <w:rPr>
            <w:rFonts w:ascii="Arial" w:eastAsia="Arial" w:hAnsi="Arial" w:cs="Arial"/>
            <w:kern w:val="0"/>
            <w:sz w:val="22"/>
            <w:szCs w:val="22"/>
            <w:lang w:eastAsia="en-GB"/>
            <w14:ligatures w14:val="none"/>
          </w:rPr>
          <w:t>less deprived</w:t>
        </w:r>
      </w:ins>
      <w:r w:rsidRPr="00F447B2">
        <w:rPr>
          <w:rFonts w:ascii="Arial" w:eastAsia="Arial" w:hAnsi="Arial" w:cs="Arial"/>
          <w:kern w:val="0"/>
          <w:sz w:val="22"/>
          <w:szCs w:val="22"/>
          <w:lang w:eastAsia="en-GB"/>
          <w14:ligatures w14:val="none"/>
          <w:rPrChange w:id="122" w:author="Olivia Xing" w:date="2026-06-04T12:35:00Z" w16du:dateUtc="2026-06-04T11:35:00Z">
            <w:rPr>
              <w:rFonts w:ascii="Arial" w:eastAsia="Arial" w:hAnsi="Arial" w:cs="Arial"/>
              <w:kern w:val="0"/>
              <w:sz w:val="22"/>
              <w:szCs w:val="22"/>
              <w:lang w:val="zh-CN" w:eastAsia="en-GB"/>
              <w14:ligatures w14:val="none"/>
            </w:rPr>
          </w:rPrChange>
        </w:rPr>
        <w:t xml:space="preserve"> deciles</w:t>
      </w:r>
      <w:commentRangeEnd w:id="116"/>
      <w:r w:rsidR="005335E5" w:rsidRPr="007124BC">
        <w:rPr>
          <w:rStyle w:val="CommentReference"/>
          <w:rFonts w:ascii="Arial" w:eastAsia="Arial" w:hAnsi="Arial" w:cs="Arial"/>
          <w:kern w:val="0"/>
          <w:sz w:val="22"/>
          <w:szCs w:val="22"/>
          <w:lang w:val="zh-CN" w:eastAsia="en-GB"/>
          <w14:ligatures w14:val="none"/>
        </w:rPr>
        <w:commentReference w:id="116"/>
      </w:r>
      <w:r w:rsidRPr="00F447B2">
        <w:rPr>
          <w:rFonts w:ascii="Arial" w:eastAsia="Arial" w:hAnsi="Arial" w:cs="Arial"/>
          <w:kern w:val="0"/>
          <w:sz w:val="22"/>
          <w:szCs w:val="22"/>
          <w:lang w:eastAsia="en-GB"/>
          <w14:ligatures w14:val="none"/>
          <w:rPrChange w:id="123" w:author="Olivia Xing" w:date="2026-06-04T12:35:00Z" w16du:dateUtc="2026-06-04T11:35:00Z">
            <w:rPr>
              <w:rFonts w:ascii="Arial" w:eastAsia="Arial" w:hAnsi="Arial" w:cs="Arial"/>
              <w:kern w:val="0"/>
              <w:sz w:val="22"/>
              <w:szCs w:val="22"/>
              <w:lang w:val="zh-CN" w:eastAsia="en-GB"/>
              <w14:ligatures w14:val="none"/>
            </w:rPr>
          </w:rPrChange>
        </w:rPr>
        <w:t xml:space="preserve"> than the destination MSOA. These flows represent upward-directed mobility entering relatively more deprived neighbourhoods.</w:t>
      </w:r>
    </w:p>
    <w:p w14:paraId="038DDF16" w14:textId="44CEB92F"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2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25" w:author="Olivia Xing" w:date="2026-06-04T12:35:00Z" w16du:dateUtc="2026-06-04T11:35:00Z">
            <w:rPr>
              <w:rFonts w:ascii="Arial" w:eastAsia="Arial" w:hAnsi="Arial" w:cs="Arial"/>
              <w:kern w:val="0"/>
              <w:sz w:val="22"/>
              <w:szCs w:val="22"/>
              <w:lang w:val="zh-CN" w:eastAsia="en-GB"/>
              <w14:ligatures w14:val="none"/>
            </w:rPr>
          </w:rPrChange>
        </w:rPr>
        <w:t>Outflows toward more deprived areas (`</w:t>
      </w:r>
      <w:proofErr w:type="spellStart"/>
      <w:r w:rsidRPr="00F447B2">
        <w:rPr>
          <w:rFonts w:ascii="Arial" w:eastAsia="Arial" w:hAnsi="Arial" w:cs="Arial"/>
          <w:kern w:val="0"/>
          <w:sz w:val="22"/>
          <w:szCs w:val="22"/>
          <w:lang w:eastAsia="en-GB"/>
          <w14:ligatures w14:val="none"/>
          <w:rPrChange w:id="126" w:author="Olivia Xing" w:date="2026-06-04T12:35:00Z" w16du:dateUtc="2026-06-04T11:35:00Z">
            <w:rPr>
              <w:rFonts w:ascii="Arial" w:eastAsia="Arial" w:hAnsi="Arial" w:cs="Arial"/>
              <w:kern w:val="0"/>
              <w:sz w:val="22"/>
              <w:szCs w:val="22"/>
              <w:lang w:val="zh-CN" w:eastAsia="en-GB"/>
              <w14:ligatures w14:val="none"/>
            </w:rPr>
          </w:rPrChange>
        </w:rPr>
        <w:t>Outflow_Poorer_YEAR</w:t>
      </w:r>
      <w:proofErr w:type="spellEnd"/>
      <w:r w:rsidRPr="00F447B2">
        <w:rPr>
          <w:rFonts w:ascii="Arial" w:eastAsia="Arial" w:hAnsi="Arial" w:cs="Arial"/>
          <w:kern w:val="0"/>
          <w:sz w:val="22"/>
          <w:szCs w:val="22"/>
          <w:lang w:eastAsia="en-GB"/>
          <w14:ligatures w14:val="none"/>
          <w:rPrChange w:id="127" w:author="Olivia Xing" w:date="2026-06-04T12:35:00Z" w16du:dateUtc="2026-06-04T11:35:00Z">
            <w:rPr>
              <w:rFonts w:ascii="Arial" w:eastAsia="Arial" w:hAnsi="Arial" w:cs="Arial"/>
              <w:kern w:val="0"/>
              <w:sz w:val="22"/>
              <w:szCs w:val="22"/>
              <w:lang w:val="zh-CN" w:eastAsia="en-GB"/>
              <w14:ligatures w14:val="none"/>
            </w:rPr>
          </w:rPrChange>
        </w:rPr>
        <w:t xml:space="preserve">`) refer to migrants leaving an MSOA for destinations positioned in </w:t>
      </w:r>
      <w:del w:id="128" w:author="Adam Dennett" w:date="2026-06-03T20:01:00Z" w16du:dateUtc="2026-06-03T19:01:00Z">
        <w:r w:rsidRPr="00F447B2" w:rsidDel="005335E5">
          <w:rPr>
            <w:rFonts w:ascii="Arial" w:eastAsia="Arial" w:hAnsi="Arial" w:cs="Arial"/>
            <w:kern w:val="0"/>
            <w:sz w:val="22"/>
            <w:szCs w:val="22"/>
            <w:lang w:eastAsia="en-GB"/>
            <w14:ligatures w14:val="none"/>
            <w:rPrChange w:id="129" w:author="Olivia Xing" w:date="2026-06-04T12:35:00Z" w16du:dateUtc="2026-06-04T11:35:00Z">
              <w:rPr>
                <w:rFonts w:ascii="Arial" w:eastAsia="Arial" w:hAnsi="Arial" w:cs="Arial"/>
                <w:kern w:val="0"/>
                <w:sz w:val="22"/>
                <w:szCs w:val="22"/>
                <w:lang w:val="zh-CN" w:eastAsia="en-GB"/>
                <w14:ligatures w14:val="none"/>
              </w:rPr>
            </w:rPrChange>
          </w:rPr>
          <w:delText>lower deprivation</w:delText>
        </w:r>
      </w:del>
      <w:ins w:id="130" w:author="Adam Dennett" w:date="2026-06-03T20:01:00Z" w16du:dateUtc="2026-06-03T19:01:00Z">
        <w:r w:rsidR="005335E5">
          <w:rPr>
            <w:rFonts w:ascii="Arial" w:eastAsia="Arial" w:hAnsi="Arial" w:cs="Arial"/>
            <w:kern w:val="0"/>
            <w:sz w:val="22"/>
            <w:szCs w:val="22"/>
            <w:lang w:eastAsia="en-GB"/>
            <w14:ligatures w14:val="none"/>
          </w:rPr>
          <w:t>more deprived</w:t>
        </w:r>
      </w:ins>
      <w:r w:rsidRPr="00F447B2">
        <w:rPr>
          <w:rFonts w:ascii="Arial" w:eastAsia="Arial" w:hAnsi="Arial" w:cs="Arial"/>
          <w:kern w:val="0"/>
          <w:sz w:val="22"/>
          <w:szCs w:val="22"/>
          <w:lang w:eastAsia="en-GB"/>
          <w14:ligatures w14:val="none"/>
          <w:rPrChange w:id="131" w:author="Olivia Xing" w:date="2026-06-04T12:35:00Z" w16du:dateUtc="2026-06-04T11:35:00Z">
            <w:rPr>
              <w:rFonts w:ascii="Arial" w:eastAsia="Arial" w:hAnsi="Arial" w:cs="Arial"/>
              <w:kern w:val="0"/>
              <w:sz w:val="22"/>
              <w:szCs w:val="22"/>
              <w:lang w:val="zh-CN" w:eastAsia="en-GB"/>
              <w14:ligatures w14:val="none"/>
            </w:rPr>
          </w:rPrChange>
        </w:rPr>
        <w:t xml:space="preserve"> deciles. These flows represent downward-directed movement within the deprivation hierarchy.</w:t>
      </w:r>
    </w:p>
    <w:p w14:paraId="74B3EF49"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3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33" w:author="Olivia Xing" w:date="2026-06-04T12:35:00Z" w16du:dateUtc="2026-06-04T11:35:00Z">
            <w:rPr>
              <w:rFonts w:ascii="Arial" w:eastAsia="Arial" w:hAnsi="Arial" w:cs="Arial"/>
              <w:kern w:val="0"/>
              <w:sz w:val="22"/>
              <w:szCs w:val="22"/>
              <w:lang w:val="zh-CN" w:eastAsia="en-GB"/>
              <w14:ligatures w14:val="none"/>
            </w:rPr>
          </w:rPrChange>
        </w:rPr>
        <w:t>Lateral flows consist of moves occurring between neighbourhoods occupying the same deprivation decile (`</w:t>
      </w:r>
      <w:proofErr w:type="spellStart"/>
      <w:r w:rsidRPr="00F447B2">
        <w:rPr>
          <w:rFonts w:ascii="Arial" w:eastAsia="Arial" w:hAnsi="Arial" w:cs="Arial"/>
          <w:kern w:val="0"/>
          <w:sz w:val="22"/>
          <w:szCs w:val="22"/>
          <w:lang w:eastAsia="en-GB"/>
          <w14:ligatures w14:val="none"/>
          <w:rPrChange w:id="134" w:author="Olivia Xing" w:date="2026-06-04T12:35:00Z" w16du:dateUtc="2026-06-04T11:35:00Z">
            <w:rPr>
              <w:rFonts w:ascii="Arial" w:eastAsia="Arial" w:hAnsi="Arial" w:cs="Arial"/>
              <w:kern w:val="0"/>
              <w:sz w:val="22"/>
              <w:szCs w:val="22"/>
              <w:lang w:val="zh-CN" w:eastAsia="en-GB"/>
              <w14:ligatures w14:val="none"/>
            </w:rPr>
          </w:rPrChange>
        </w:rPr>
        <w:t>Decile_Shift</w:t>
      </w:r>
      <w:proofErr w:type="spellEnd"/>
      <w:r w:rsidRPr="00F447B2">
        <w:rPr>
          <w:rFonts w:ascii="Arial" w:eastAsia="Arial" w:hAnsi="Arial" w:cs="Arial"/>
          <w:kern w:val="0"/>
          <w:sz w:val="22"/>
          <w:szCs w:val="22"/>
          <w:lang w:eastAsia="en-GB"/>
          <w14:ligatures w14:val="none"/>
          <w:rPrChange w:id="135" w:author="Olivia Xing" w:date="2026-06-04T12:35:00Z" w16du:dateUtc="2026-06-04T11:35:00Z">
            <w:rPr>
              <w:rFonts w:ascii="Arial" w:eastAsia="Arial" w:hAnsi="Arial" w:cs="Arial"/>
              <w:kern w:val="0"/>
              <w:sz w:val="22"/>
              <w:szCs w:val="22"/>
              <w:lang w:val="zh-CN" w:eastAsia="en-GB"/>
              <w14:ligatures w14:val="none"/>
            </w:rPr>
          </w:rPrChange>
        </w:rPr>
        <w:t xml:space="preserve">` = 0). Because these flows do not involve movement across the socio-economic hierarchy, they are excluded from the </w:t>
      </w:r>
      <w:commentRangeStart w:id="136"/>
      <w:r w:rsidRPr="00F447B2">
        <w:rPr>
          <w:rFonts w:ascii="Arial" w:eastAsia="Arial" w:hAnsi="Arial" w:cs="Arial"/>
          <w:kern w:val="0"/>
          <w:sz w:val="22"/>
          <w:szCs w:val="22"/>
          <w:lang w:eastAsia="en-GB"/>
          <w14:ligatures w14:val="none"/>
          <w:rPrChange w:id="137" w:author="Olivia Xing" w:date="2026-06-04T12:35:00Z" w16du:dateUtc="2026-06-04T11:35:00Z">
            <w:rPr>
              <w:rFonts w:ascii="Arial" w:eastAsia="Arial" w:hAnsi="Arial" w:cs="Arial"/>
              <w:kern w:val="0"/>
              <w:sz w:val="22"/>
              <w:szCs w:val="22"/>
              <w:lang w:val="zh-CN" w:eastAsia="en-GB"/>
              <w14:ligatures w14:val="none"/>
            </w:rPr>
          </w:rPrChange>
        </w:rPr>
        <w:t>cascade metrics</w:t>
      </w:r>
      <w:commentRangeEnd w:id="136"/>
      <w:r w:rsidR="005335E5" w:rsidRPr="007124BC">
        <w:rPr>
          <w:rStyle w:val="CommentReference"/>
          <w:rFonts w:ascii="Arial" w:eastAsia="Arial" w:hAnsi="Arial" w:cs="Arial"/>
          <w:kern w:val="0"/>
          <w:sz w:val="22"/>
          <w:szCs w:val="22"/>
          <w:lang w:val="zh-CN" w:eastAsia="en-GB"/>
          <w14:ligatures w14:val="none"/>
        </w:rPr>
        <w:commentReference w:id="136"/>
      </w:r>
      <w:r w:rsidRPr="00F447B2">
        <w:rPr>
          <w:rFonts w:ascii="Arial" w:eastAsia="Arial" w:hAnsi="Arial" w:cs="Arial"/>
          <w:kern w:val="0"/>
          <w:sz w:val="22"/>
          <w:szCs w:val="22"/>
          <w:lang w:eastAsia="en-GB"/>
          <w14:ligatures w14:val="none"/>
          <w:rPrChange w:id="138" w:author="Olivia Xing" w:date="2026-06-04T12:35:00Z" w16du:dateUtc="2026-06-04T11:35:00Z">
            <w:rPr>
              <w:rFonts w:ascii="Arial" w:eastAsia="Arial" w:hAnsi="Arial" w:cs="Arial"/>
              <w:kern w:val="0"/>
              <w:sz w:val="22"/>
              <w:szCs w:val="22"/>
              <w:lang w:val="zh-CN" w:eastAsia="en-GB"/>
              <w14:ligatures w14:val="none"/>
            </w:rPr>
          </w:rPrChange>
        </w:rPr>
        <w:t>, although they remain part of total migration volumes used for normalisation procedures.</w:t>
      </w:r>
    </w:p>
    <w:p w14:paraId="35EFA860"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39"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40" w:author="Olivia Xing" w:date="2026-06-04T12:35:00Z" w16du:dateUtc="2026-06-04T11:35:00Z">
            <w:rPr>
              <w:rFonts w:ascii="Arial" w:eastAsia="Arial" w:hAnsi="Arial" w:cs="Arial"/>
              <w:kern w:val="0"/>
              <w:sz w:val="22"/>
              <w:szCs w:val="22"/>
              <w:lang w:val="zh-CN" w:eastAsia="en-GB"/>
              <w14:ligatures w14:val="none"/>
            </w:rPr>
          </w:rPrChange>
        </w:rPr>
        <w:t>The resulting classification framework operationalises residential restructuring as directional movement across the urban deprivation gradient. Rather than analysing migration purely in geographic terms, the study examines whether neighbourhoods exhibit asymmetric patterns of upward and downward hierarchical mobility.</w:t>
      </w:r>
    </w:p>
    <w:p w14:paraId="461B313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41"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42" w:author="Olivia Xing" w:date="2026-06-04T12:35:00Z" w16du:dateUtc="2026-06-04T11:35:00Z">
            <w:rPr>
              <w:rFonts w:ascii="Arial" w:eastAsia="Arial" w:hAnsi="Arial" w:cs="Arial"/>
              <w:kern w:val="0"/>
              <w:sz w:val="22"/>
              <w:szCs w:val="22"/>
              <w:lang w:val="zh-CN" w:eastAsia="en-GB"/>
              <w14:ligatures w14:val="none"/>
            </w:rPr>
          </w:rPrChange>
        </w:rPr>
        <w:t>Building upon this directional classification framework, the study next constructs a set of complementary indicators designed to capture distinct dimensions of cascading residential restructuring.</w:t>
      </w:r>
    </w:p>
    <w:p w14:paraId="1C3C93C8"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143" w:author="Olivia Xing" w:date="2026-06-04T12:35:00Z" w16du:dateUtc="2026-06-04T11:35:00Z">
            <w:rPr>
              <w:rFonts w:ascii="Arial" w:eastAsia="Arial" w:hAnsi="Arial" w:cs="Arial"/>
              <w:b/>
              <w:bCs/>
              <w:kern w:val="0"/>
              <w:sz w:val="34"/>
              <w:szCs w:val="34"/>
              <w:lang w:val="zh-CN" w:eastAsia="en-GB"/>
              <w14:ligatures w14:val="none"/>
            </w:rPr>
          </w:rPrChange>
        </w:rPr>
      </w:pPr>
      <w:bookmarkStart w:id="144" w:name="_8g9to51shjex" w:colFirst="0" w:colLast="0"/>
      <w:bookmarkEnd w:id="144"/>
      <w:r w:rsidRPr="00F447B2">
        <w:rPr>
          <w:rFonts w:ascii="Arial" w:eastAsia="Arial" w:hAnsi="Arial" w:cs="Arial"/>
          <w:b/>
          <w:bCs/>
          <w:kern w:val="0"/>
          <w:sz w:val="34"/>
          <w:szCs w:val="34"/>
          <w:lang w:eastAsia="en-GB"/>
          <w14:ligatures w14:val="none"/>
          <w:rPrChange w:id="145" w:author="Olivia Xing" w:date="2026-06-04T12:35:00Z" w16du:dateUtc="2026-06-04T11:35:00Z">
            <w:rPr>
              <w:rFonts w:ascii="Arial" w:eastAsia="Arial" w:hAnsi="Arial" w:cs="Arial"/>
              <w:b/>
              <w:bCs/>
              <w:kern w:val="0"/>
              <w:sz w:val="34"/>
              <w:szCs w:val="34"/>
              <w:lang w:val="zh-CN" w:eastAsia="en-GB"/>
              <w14:ligatures w14:val="none"/>
            </w:rPr>
          </w:rPrChange>
        </w:rPr>
        <w:t>3.7 Cascading Flow Index (CFI): Metric Construction</w:t>
      </w:r>
    </w:p>
    <w:p w14:paraId="5AFE0FF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46"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47" w:author="Olivia Xing" w:date="2026-06-04T12:35:00Z" w16du:dateUtc="2026-06-04T11:35:00Z">
            <w:rPr>
              <w:rFonts w:ascii="Arial" w:eastAsia="Arial" w:hAnsi="Arial" w:cs="Arial"/>
              <w:kern w:val="0"/>
              <w:sz w:val="22"/>
              <w:szCs w:val="22"/>
              <w:lang w:val="zh-CN" w:eastAsia="en-GB"/>
              <w14:ligatures w14:val="none"/>
            </w:rPr>
          </w:rPrChange>
        </w:rPr>
        <w:t>Four complementary indicators are constructed to capture distinct dimensions of hierarchical residential restructuring associated with cascading migration dynamics. Together, the metrics distinguish directional balance, restructuring intensity, the co-occurrence of upward and downward flows, and the compositional structure of inflows.</w:t>
      </w:r>
    </w:p>
    <w:p w14:paraId="5FB81674"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48"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49" w:author="Olivia Xing" w:date="2026-06-04T12:35:00Z" w16du:dateUtc="2026-06-04T11:35:00Z">
            <w:rPr>
              <w:rFonts w:ascii="Arial" w:eastAsia="Arial" w:hAnsi="Arial" w:cs="Arial"/>
              <w:kern w:val="0"/>
              <w:sz w:val="22"/>
              <w:szCs w:val="22"/>
              <w:lang w:val="zh-CN" w:eastAsia="en-GB"/>
              <w14:ligatures w14:val="none"/>
            </w:rPr>
          </w:rPrChange>
        </w:rPr>
        <w:t>All metrics are computed separately for each census period using migration flows observed within that period only, while retaining the fixed deprivation hierarchy defined in Section 3.5. Accordingly, metric values for 2011 and 2021 represent independent cross-sectional measurements of migration restructuring under a consistent socio-economic classification framework. Temporal change indicators are subsequently derived by comparing these period-specific values across census years.</w:t>
      </w:r>
    </w:p>
    <w:p w14:paraId="34424D2A"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50" w:author="Olivia Xing" w:date="2026-06-04T12:35:00Z" w16du:dateUtc="2026-06-04T11:35:00Z">
            <w:rPr>
              <w:rFonts w:ascii="Arial" w:eastAsia="Arial" w:hAnsi="Arial" w:cs="Arial"/>
              <w:kern w:val="0"/>
              <w:sz w:val="22"/>
              <w:szCs w:val="22"/>
              <w:lang w:val="zh-CN" w:eastAsia="en-GB"/>
              <w14:ligatures w14:val="none"/>
            </w:rPr>
          </w:rPrChange>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7124BC" w:rsidRPr="007124BC" w14:paraId="59634850" w14:textId="77777777" w:rsidTr="006E11A0">
        <w:tc>
          <w:tcPr>
            <w:tcW w:w="2257" w:type="dxa"/>
            <w:tcMar>
              <w:top w:w="100" w:type="dxa"/>
              <w:left w:w="100" w:type="dxa"/>
              <w:bottom w:w="100" w:type="dxa"/>
              <w:right w:w="100" w:type="dxa"/>
            </w:tcMar>
          </w:tcPr>
          <w:p w14:paraId="6E9702BF"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Metric</w:t>
            </w:r>
          </w:p>
        </w:tc>
        <w:tc>
          <w:tcPr>
            <w:tcW w:w="2257" w:type="dxa"/>
            <w:tcMar>
              <w:top w:w="100" w:type="dxa"/>
              <w:left w:w="100" w:type="dxa"/>
              <w:bottom w:w="100" w:type="dxa"/>
              <w:right w:w="100" w:type="dxa"/>
            </w:tcMar>
          </w:tcPr>
          <w:p w14:paraId="325145F5"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Formula</w:t>
            </w:r>
          </w:p>
        </w:tc>
        <w:tc>
          <w:tcPr>
            <w:tcW w:w="2257" w:type="dxa"/>
            <w:tcMar>
              <w:top w:w="100" w:type="dxa"/>
              <w:left w:w="100" w:type="dxa"/>
              <w:bottom w:w="100" w:type="dxa"/>
              <w:right w:w="100" w:type="dxa"/>
            </w:tcMar>
          </w:tcPr>
          <w:p w14:paraId="72F5A97C"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Dimension</w:t>
            </w:r>
          </w:p>
        </w:tc>
        <w:tc>
          <w:tcPr>
            <w:tcW w:w="2257" w:type="dxa"/>
            <w:tcMar>
              <w:top w:w="100" w:type="dxa"/>
              <w:left w:w="100" w:type="dxa"/>
              <w:bottom w:w="100" w:type="dxa"/>
              <w:right w:w="100" w:type="dxa"/>
            </w:tcMar>
          </w:tcPr>
          <w:p w14:paraId="5573DFF3"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Interpretation</w:t>
            </w:r>
          </w:p>
        </w:tc>
      </w:tr>
      <w:tr w:rsidR="007124BC" w:rsidRPr="007124BC" w14:paraId="01470249" w14:textId="77777777" w:rsidTr="006E11A0">
        <w:tc>
          <w:tcPr>
            <w:tcW w:w="2257" w:type="dxa"/>
            <w:tcMar>
              <w:top w:w="100" w:type="dxa"/>
              <w:left w:w="100" w:type="dxa"/>
              <w:bottom w:w="100" w:type="dxa"/>
              <w:right w:w="100" w:type="dxa"/>
            </w:tcMar>
          </w:tcPr>
          <w:p w14:paraId="50DA1980" w14:textId="77777777" w:rsidR="007124BC" w:rsidRPr="007124BC" w:rsidRDefault="007124BC" w:rsidP="007124BC">
            <w:pPr>
              <w:spacing w:after="0" w:line="276"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Net_Cascade_YEAR</w:t>
            </w:r>
          </w:p>
        </w:tc>
        <w:tc>
          <w:tcPr>
            <w:tcW w:w="2257" w:type="dxa"/>
            <w:tcMar>
              <w:top w:w="100" w:type="dxa"/>
              <w:left w:w="100" w:type="dxa"/>
              <w:bottom w:w="100" w:type="dxa"/>
              <w:right w:w="100" w:type="dxa"/>
            </w:tcMar>
          </w:tcPr>
          <w:p w14:paraId="5A1127AE" w14:textId="77777777" w:rsidR="007124BC" w:rsidRPr="00F447B2" w:rsidRDefault="007124BC" w:rsidP="007124BC">
            <w:pPr>
              <w:spacing w:before="240" w:after="240" w:line="276" w:lineRule="auto"/>
              <w:rPr>
                <w:rFonts w:ascii="Arial" w:eastAsia="Arial" w:hAnsi="Arial" w:cs="Arial"/>
                <w:kern w:val="0"/>
                <w:sz w:val="22"/>
                <w:szCs w:val="22"/>
                <w:lang w:eastAsia="en-GB"/>
                <w14:ligatures w14:val="none"/>
                <w:rPrChange w:id="151" w:author="Olivia Xing" w:date="2026-06-04T12:35:00Z" w16du:dateUtc="2026-06-04T11:35:00Z">
                  <w:rPr>
                    <w:rFonts w:ascii="Arial" w:eastAsia="Arial" w:hAnsi="Arial" w:cs="Arial"/>
                    <w:kern w:val="0"/>
                    <w:sz w:val="22"/>
                    <w:szCs w:val="22"/>
                    <w:lang w:val="zh-CN" w:eastAsia="en-GB"/>
                    <w14:ligatures w14:val="none"/>
                  </w:rPr>
                </w:rPrChange>
              </w:rPr>
            </w:pPr>
            <w:proofErr w:type="spellStart"/>
            <w:r w:rsidRPr="00F447B2">
              <w:rPr>
                <w:rFonts w:ascii="Arial" w:eastAsia="Arial" w:hAnsi="Arial" w:cs="Arial"/>
                <w:kern w:val="0"/>
                <w:sz w:val="22"/>
                <w:szCs w:val="22"/>
                <w:lang w:eastAsia="en-GB"/>
                <w14:ligatures w14:val="none"/>
                <w:rPrChange w:id="152" w:author="Olivia Xing" w:date="2026-06-04T12:35:00Z" w16du:dateUtc="2026-06-04T11:35:00Z">
                  <w:rPr>
                    <w:rFonts w:ascii="Arial" w:eastAsia="Arial" w:hAnsi="Arial" w:cs="Arial"/>
                    <w:kern w:val="0"/>
                    <w:sz w:val="22"/>
                    <w:szCs w:val="22"/>
                    <w:lang w:val="zh-CN" w:eastAsia="en-GB"/>
                    <w14:ligatures w14:val="none"/>
                  </w:rPr>
                </w:rPrChange>
              </w:rPr>
              <w:t>Inflow_Wealthier_YEAR</w:t>
            </w:r>
            <w:proofErr w:type="spellEnd"/>
            <w:r w:rsidRPr="00F447B2">
              <w:rPr>
                <w:rFonts w:ascii="Arial" w:eastAsia="Arial" w:hAnsi="Arial" w:cs="Arial"/>
                <w:kern w:val="0"/>
                <w:sz w:val="22"/>
                <w:szCs w:val="22"/>
                <w:lang w:eastAsia="en-GB"/>
                <w14:ligatures w14:val="none"/>
                <w:rPrChange w:id="153" w:author="Olivia Xing" w:date="2026-06-04T12:35:00Z" w16du:dateUtc="2026-06-04T11:35:00Z">
                  <w:rPr>
                    <w:rFonts w:ascii="Arial" w:eastAsia="Arial" w:hAnsi="Arial" w:cs="Arial"/>
                    <w:kern w:val="0"/>
                    <w:sz w:val="22"/>
                    <w:szCs w:val="22"/>
                    <w:lang w:val="zh-CN" w:eastAsia="en-GB"/>
                    <w14:ligatures w14:val="none"/>
                  </w:rPr>
                </w:rPrChange>
              </w:rPr>
              <w:t xml:space="preserve"> - </w:t>
            </w:r>
            <w:proofErr w:type="spellStart"/>
            <w:r w:rsidRPr="00F447B2">
              <w:rPr>
                <w:rFonts w:ascii="Arial" w:eastAsia="Arial" w:hAnsi="Arial" w:cs="Arial"/>
                <w:kern w:val="0"/>
                <w:sz w:val="22"/>
                <w:szCs w:val="22"/>
                <w:lang w:eastAsia="en-GB"/>
                <w14:ligatures w14:val="none"/>
                <w:rPrChange w:id="154" w:author="Olivia Xing" w:date="2026-06-04T12:35:00Z" w16du:dateUtc="2026-06-04T11:35:00Z">
                  <w:rPr>
                    <w:rFonts w:ascii="Arial" w:eastAsia="Arial" w:hAnsi="Arial" w:cs="Arial"/>
                    <w:kern w:val="0"/>
                    <w:sz w:val="22"/>
                    <w:szCs w:val="22"/>
                    <w:lang w:val="zh-CN" w:eastAsia="en-GB"/>
                    <w14:ligatures w14:val="none"/>
                  </w:rPr>
                </w:rPrChange>
              </w:rPr>
              <w:lastRenderedPageBreak/>
              <w:t>Outflow_Poorer_YEAR</w:t>
            </w:r>
            <w:proofErr w:type="spellEnd"/>
          </w:p>
        </w:tc>
        <w:tc>
          <w:tcPr>
            <w:tcW w:w="2257" w:type="dxa"/>
            <w:tcMar>
              <w:top w:w="100" w:type="dxa"/>
              <w:left w:w="100" w:type="dxa"/>
              <w:bottom w:w="100" w:type="dxa"/>
              <w:right w:w="100" w:type="dxa"/>
            </w:tcMar>
          </w:tcPr>
          <w:p w14:paraId="5F2C126E"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lastRenderedPageBreak/>
              <w:t>Directional balance</w:t>
            </w:r>
          </w:p>
        </w:tc>
        <w:tc>
          <w:tcPr>
            <w:tcW w:w="2257" w:type="dxa"/>
            <w:tcMar>
              <w:top w:w="100" w:type="dxa"/>
              <w:left w:w="100" w:type="dxa"/>
              <w:bottom w:w="100" w:type="dxa"/>
              <w:right w:w="100" w:type="dxa"/>
            </w:tcMar>
          </w:tcPr>
          <w:p w14:paraId="38CBE618" w14:textId="77777777" w:rsidR="007124BC" w:rsidRPr="00F447B2" w:rsidRDefault="007124BC" w:rsidP="007124BC">
            <w:pPr>
              <w:widowControl w:val="0"/>
              <w:spacing w:after="0" w:line="240" w:lineRule="auto"/>
              <w:rPr>
                <w:rFonts w:ascii="Arial" w:eastAsia="Arial" w:hAnsi="Arial" w:cs="Arial"/>
                <w:kern w:val="0"/>
                <w:sz w:val="22"/>
                <w:szCs w:val="22"/>
                <w:lang w:eastAsia="en-GB"/>
                <w14:ligatures w14:val="none"/>
                <w:rPrChange w:id="155"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56" w:author="Olivia Xing" w:date="2026-06-04T12:35:00Z" w16du:dateUtc="2026-06-04T11:35:00Z">
                  <w:rPr>
                    <w:rFonts w:ascii="Arial" w:eastAsia="Arial" w:hAnsi="Arial" w:cs="Arial"/>
                    <w:kern w:val="0"/>
                    <w:sz w:val="22"/>
                    <w:szCs w:val="22"/>
                    <w:lang w:val="zh-CN" w:eastAsia="en-GB"/>
                    <w14:ligatures w14:val="none"/>
                  </w:rPr>
                </w:rPrChange>
              </w:rPr>
              <w:t xml:space="preserve">Positive values indicate stronger upward-directed inflows relative to downward-directed </w:t>
            </w:r>
            <w:r w:rsidRPr="00F447B2">
              <w:rPr>
                <w:rFonts w:ascii="Arial" w:eastAsia="Arial" w:hAnsi="Arial" w:cs="Arial"/>
                <w:kern w:val="0"/>
                <w:sz w:val="22"/>
                <w:szCs w:val="22"/>
                <w:lang w:eastAsia="en-GB"/>
                <w14:ligatures w14:val="none"/>
                <w:rPrChange w:id="157" w:author="Olivia Xing" w:date="2026-06-04T12:35:00Z" w16du:dateUtc="2026-06-04T11:35:00Z">
                  <w:rPr>
                    <w:rFonts w:ascii="Arial" w:eastAsia="Arial" w:hAnsi="Arial" w:cs="Arial"/>
                    <w:kern w:val="0"/>
                    <w:sz w:val="22"/>
                    <w:szCs w:val="22"/>
                    <w:lang w:val="zh-CN" w:eastAsia="en-GB"/>
                    <w14:ligatures w14:val="none"/>
                  </w:rPr>
                </w:rPrChange>
              </w:rPr>
              <w:lastRenderedPageBreak/>
              <w:t>outflows</w:t>
            </w:r>
          </w:p>
        </w:tc>
      </w:tr>
      <w:tr w:rsidR="007124BC" w:rsidRPr="007124BC" w14:paraId="011C6E65" w14:textId="77777777" w:rsidTr="006E11A0">
        <w:tc>
          <w:tcPr>
            <w:tcW w:w="2257" w:type="dxa"/>
            <w:tcMar>
              <w:top w:w="100" w:type="dxa"/>
              <w:left w:w="100" w:type="dxa"/>
              <w:bottom w:w="100" w:type="dxa"/>
              <w:right w:w="100" w:type="dxa"/>
            </w:tcMar>
          </w:tcPr>
          <w:p w14:paraId="1C2F5CA6" w14:textId="77777777" w:rsidR="007124BC" w:rsidRPr="007124BC" w:rsidRDefault="007124BC" w:rsidP="007124BC">
            <w:pPr>
              <w:spacing w:after="0" w:line="276" w:lineRule="auto"/>
              <w:rPr>
                <w:rFonts w:ascii="Arial" w:eastAsia="Arial" w:hAnsi="Arial" w:cs="Arial"/>
                <w:kern w:val="0"/>
                <w:sz w:val="22"/>
                <w:szCs w:val="22"/>
                <w:lang w:val="zh-CN" w:eastAsia="en-GB"/>
                <w14:ligatures w14:val="none"/>
              </w:rPr>
            </w:pPr>
            <w:commentRangeStart w:id="158"/>
            <w:r w:rsidRPr="007124BC">
              <w:rPr>
                <w:rFonts w:ascii="Arial" w:eastAsia="Arial" w:hAnsi="Arial" w:cs="Arial"/>
                <w:kern w:val="0"/>
                <w:sz w:val="22"/>
                <w:szCs w:val="22"/>
                <w:lang w:val="zh-CN" w:eastAsia="en-GB"/>
                <w14:ligatures w14:val="none"/>
              </w:rPr>
              <w:lastRenderedPageBreak/>
              <w:t>CFI_Churn_YEAR</w:t>
            </w:r>
          </w:p>
        </w:tc>
        <w:tc>
          <w:tcPr>
            <w:tcW w:w="2257" w:type="dxa"/>
            <w:tcMar>
              <w:top w:w="100" w:type="dxa"/>
              <w:left w:w="100" w:type="dxa"/>
              <w:bottom w:w="100" w:type="dxa"/>
              <w:right w:w="100" w:type="dxa"/>
            </w:tcMar>
          </w:tcPr>
          <w:p w14:paraId="600213A3" w14:textId="77777777" w:rsidR="007124BC" w:rsidRPr="00F447B2" w:rsidRDefault="007124BC" w:rsidP="007124BC">
            <w:pPr>
              <w:widowControl w:val="0"/>
              <w:spacing w:after="0" w:line="240" w:lineRule="auto"/>
              <w:rPr>
                <w:rFonts w:ascii="Arial" w:eastAsia="Arial" w:hAnsi="Arial" w:cs="Arial"/>
                <w:kern w:val="0"/>
                <w:sz w:val="22"/>
                <w:szCs w:val="22"/>
                <w:lang w:eastAsia="en-GB"/>
                <w14:ligatures w14:val="none"/>
                <w:rPrChange w:id="159" w:author="Olivia Xing" w:date="2026-06-04T12:35:00Z" w16du:dateUtc="2026-06-04T11:35:00Z">
                  <w:rPr>
                    <w:rFonts w:ascii="Arial" w:eastAsia="Arial" w:hAnsi="Arial" w:cs="Arial"/>
                    <w:kern w:val="0"/>
                    <w:sz w:val="22"/>
                    <w:szCs w:val="22"/>
                    <w:lang w:val="zh-CN" w:eastAsia="en-GB"/>
                    <w14:ligatures w14:val="none"/>
                  </w:rPr>
                </w:rPrChange>
              </w:rPr>
            </w:pPr>
            <w:proofErr w:type="spellStart"/>
            <w:r w:rsidRPr="00F447B2">
              <w:rPr>
                <w:rFonts w:ascii="Arial" w:eastAsia="Arial" w:hAnsi="Arial" w:cs="Arial"/>
                <w:kern w:val="0"/>
                <w:sz w:val="22"/>
                <w:szCs w:val="22"/>
                <w:lang w:eastAsia="en-GB"/>
                <w14:ligatures w14:val="none"/>
                <w:rPrChange w:id="160" w:author="Olivia Xing" w:date="2026-06-04T12:35:00Z" w16du:dateUtc="2026-06-04T11:35:00Z">
                  <w:rPr>
                    <w:rFonts w:ascii="Arial" w:eastAsia="Arial" w:hAnsi="Arial" w:cs="Arial"/>
                    <w:kern w:val="0"/>
                    <w:sz w:val="22"/>
                    <w:szCs w:val="22"/>
                    <w:lang w:val="zh-CN" w:eastAsia="en-GB"/>
                    <w14:ligatures w14:val="none"/>
                  </w:rPr>
                </w:rPrChange>
              </w:rPr>
              <w:t>Inflow_Wealthier_YEAR</w:t>
            </w:r>
            <w:proofErr w:type="spellEnd"/>
            <w:r w:rsidRPr="00F447B2">
              <w:rPr>
                <w:rFonts w:ascii="Arial" w:eastAsia="Arial" w:hAnsi="Arial" w:cs="Arial"/>
                <w:kern w:val="0"/>
                <w:sz w:val="22"/>
                <w:szCs w:val="22"/>
                <w:lang w:eastAsia="en-GB"/>
                <w14:ligatures w14:val="none"/>
                <w:rPrChange w:id="161" w:author="Olivia Xing" w:date="2026-06-04T12:35:00Z" w16du:dateUtc="2026-06-04T11:35:00Z">
                  <w:rPr>
                    <w:rFonts w:ascii="Arial" w:eastAsia="Arial" w:hAnsi="Arial" w:cs="Arial"/>
                    <w:kern w:val="0"/>
                    <w:sz w:val="22"/>
                    <w:szCs w:val="22"/>
                    <w:lang w:val="zh-CN" w:eastAsia="en-GB"/>
                    <w14:ligatures w14:val="none"/>
                  </w:rPr>
                </w:rPrChange>
              </w:rPr>
              <w:t xml:space="preserve"> + </w:t>
            </w:r>
            <w:proofErr w:type="spellStart"/>
            <w:r w:rsidRPr="00F447B2">
              <w:rPr>
                <w:rFonts w:ascii="Arial" w:eastAsia="Arial" w:hAnsi="Arial" w:cs="Arial"/>
                <w:kern w:val="0"/>
                <w:sz w:val="22"/>
                <w:szCs w:val="22"/>
                <w:lang w:eastAsia="en-GB"/>
                <w14:ligatures w14:val="none"/>
                <w:rPrChange w:id="162" w:author="Olivia Xing" w:date="2026-06-04T12:35:00Z" w16du:dateUtc="2026-06-04T11:35:00Z">
                  <w:rPr>
                    <w:rFonts w:ascii="Arial" w:eastAsia="Arial" w:hAnsi="Arial" w:cs="Arial"/>
                    <w:kern w:val="0"/>
                    <w:sz w:val="22"/>
                    <w:szCs w:val="22"/>
                    <w:lang w:val="zh-CN" w:eastAsia="en-GB"/>
                    <w14:ligatures w14:val="none"/>
                  </w:rPr>
                </w:rPrChange>
              </w:rPr>
              <w:t>Outflow_Poorer_YEAR</w:t>
            </w:r>
            <w:proofErr w:type="spellEnd"/>
          </w:p>
        </w:tc>
        <w:tc>
          <w:tcPr>
            <w:tcW w:w="2257" w:type="dxa"/>
            <w:tcMar>
              <w:top w:w="100" w:type="dxa"/>
              <w:left w:w="100" w:type="dxa"/>
              <w:bottom w:w="100" w:type="dxa"/>
              <w:right w:w="100" w:type="dxa"/>
            </w:tcMar>
          </w:tcPr>
          <w:p w14:paraId="4AB8368F"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Cascade intensity</w:t>
            </w:r>
          </w:p>
        </w:tc>
        <w:tc>
          <w:tcPr>
            <w:tcW w:w="2257" w:type="dxa"/>
            <w:tcMar>
              <w:top w:w="100" w:type="dxa"/>
              <w:left w:w="100" w:type="dxa"/>
              <w:bottom w:w="100" w:type="dxa"/>
              <w:right w:w="100" w:type="dxa"/>
            </w:tcMar>
          </w:tcPr>
          <w:p w14:paraId="1811E21F" w14:textId="77777777" w:rsidR="007124BC" w:rsidRPr="00F447B2" w:rsidRDefault="007124BC" w:rsidP="007124BC">
            <w:pPr>
              <w:widowControl w:val="0"/>
              <w:spacing w:after="0" w:line="240" w:lineRule="auto"/>
              <w:rPr>
                <w:rFonts w:ascii="Arial" w:eastAsia="Arial" w:hAnsi="Arial" w:cs="Arial"/>
                <w:kern w:val="0"/>
                <w:sz w:val="22"/>
                <w:szCs w:val="22"/>
                <w:lang w:eastAsia="en-GB"/>
                <w14:ligatures w14:val="none"/>
                <w:rPrChange w:id="163"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64" w:author="Olivia Xing" w:date="2026-06-04T12:35:00Z" w16du:dateUtc="2026-06-04T11:35:00Z">
                  <w:rPr>
                    <w:rFonts w:ascii="Arial" w:eastAsia="Arial" w:hAnsi="Arial" w:cs="Arial"/>
                    <w:kern w:val="0"/>
                    <w:sz w:val="22"/>
                    <w:szCs w:val="22"/>
                    <w:lang w:val="zh-CN" w:eastAsia="en-GB"/>
                    <w14:ligatures w14:val="none"/>
                  </w:rPr>
                </w:rPrChange>
              </w:rPr>
              <w:t>Total volume of cascade-relevant flows regardless of direction</w:t>
            </w:r>
            <w:commentRangeEnd w:id="158"/>
            <w:r w:rsidR="005335E5" w:rsidRPr="007124BC">
              <w:rPr>
                <w:rStyle w:val="CommentReference"/>
                <w:rFonts w:ascii="Arial" w:eastAsia="Arial" w:hAnsi="Arial" w:cs="Arial"/>
                <w:kern w:val="0"/>
                <w:sz w:val="22"/>
                <w:szCs w:val="22"/>
                <w:lang w:val="zh-CN" w:eastAsia="en-GB"/>
                <w14:ligatures w14:val="none"/>
              </w:rPr>
              <w:commentReference w:id="158"/>
            </w:r>
          </w:p>
        </w:tc>
      </w:tr>
      <w:tr w:rsidR="007124BC" w:rsidRPr="007124BC" w14:paraId="43551AAD" w14:textId="77777777" w:rsidTr="006E11A0">
        <w:tc>
          <w:tcPr>
            <w:tcW w:w="2257" w:type="dxa"/>
            <w:tcMar>
              <w:top w:w="100" w:type="dxa"/>
              <w:left w:w="100" w:type="dxa"/>
              <w:bottom w:w="100" w:type="dxa"/>
              <w:right w:w="100" w:type="dxa"/>
            </w:tcMar>
          </w:tcPr>
          <w:p w14:paraId="3AC3D5D5"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CFI_Rate_YEAR</w:t>
            </w:r>
          </w:p>
        </w:tc>
        <w:tc>
          <w:tcPr>
            <w:tcW w:w="2257" w:type="dxa"/>
            <w:tcMar>
              <w:top w:w="100" w:type="dxa"/>
              <w:left w:w="100" w:type="dxa"/>
              <w:bottom w:w="100" w:type="dxa"/>
              <w:right w:w="100" w:type="dxa"/>
            </w:tcMar>
          </w:tcPr>
          <w:p w14:paraId="05EF2E9D" w14:textId="77777777" w:rsidR="007124BC" w:rsidRPr="00F447B2" w:rsidRDefault="007124BC" w:rsidP="007124BC">
            <w:pPr>
              <w:spacing w:after="0" w:line="276" w:lineRule="auto"/>
              <w:rPr>
                <w:rFonts w:ascii="Arial" w:eastAsia="Arial" w:hAnsi="Arial" w:cs="Arial"/>
                <w:kern w:val="0"/>
                <w:sz w:val="22"/>
                <w:szCs w:val="22"/>
                <w:lang w:eastAsia="en-GB"/>
                <w14:ligatures w14:val="none"/>
                <w:rPrChange w:id="165"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66" w:author="Olivia Xing" w:date="2026-06-04T12:35:00Z" w16du:dateUtc="2026-06-04T11:35:00Z">
                  <w:rPr>
                    <w:rFonts w:ascii="Arial" w:eastAsia="Arial" w:hAnsi="Arial" w:cs="Arial"/>
                    <w:kern w:val="0"/>
                    <w:sz w:val="22"/>
                    <w:szCs w:val="22"/>
                    <w:lang w:val="zh-CN" w:eastAsia="en-GB"/>
                    <w14:ligatures w14:val="none"/>
                  </w:rPr>
                </w:rPrChange>
              </w:rPr>
              <w:t>(</w:t>
            </w:r>
            <w:proofErr w:type="spellStart"/>
            <w:r w:rsidRPr="00F447B2">
              <w:rPr>
                <w:rFonts w:ascii="Arial" w:eastAsia="Arial" w:hAnsi="Arial" w:cs="Arial"/>
                <w:kern w:val="0"/>
                <w:sz w:val="22"/>
                <w:szCs w:val="22"/>
                <w:lang w:eastAsia="en-GB"/>
                <w14:ligatures w14:val="none"/>
                <w:rPrChange w:id="167" w:author="Olivia Xing" w:date="2026-06-04T12:35:00Z" w16du:dateUtc="2026-06-04T11:35:00Z">
                  <w:rPr>
                    <w:rFonts w:ascii="Arial" w:eastAsia="Arial" w:hAnsi="Arial" w:cs="Arial"/>
                    <w:kern w:val="0"/>
                    <w:sz w:val="22"/>
                    <w:szCs w:val="22"/>
                    <w:lang w:val="zh-CN" w:eastAsia="en-GB"/>
                    <w14:ligatures w14:val="none"/>
                  </w:rPr>
                </w:rPrChange>
              </w:rPr>
              <w:t>Inflow_Wealthier_YEAR</w:t>
            </w:r>
            <w:proofErr w:type="spellEnd"/>
            <w:r w:rsidRPr="00F447B2">
              <w:rPr>
                <w:rFonts w:ascii="Arial" w:eastAsia="Arial" w:hAnsi="Arial" w:cs="Arial"/>
                <w:kern w:val="0"/>
                <w:sz w:val="22"/>
                <w:szCs w:val="22"/>
                <w:lang w:eastAsia="en-GB"/>
                <w14:ligatures w14:val="none"/>
                <w:rPrChange w:id="168" w:author="Olivia Xing" w:date="2026-06-04T12:35:00Z" w16du:dateUtc="2026-06-04T11:35:00Z">
                  <w:rPr>
                    <w:rFonts w:ascii="Arial" w:eastAsia="Arial" w:hAnsi="Arial" w:cs="Arial"/>
                    <w:kern w:val="0"/>
                    <w:sz w:val="22"/>
                    <w:szCs w:val="22"/>
                    <w:lang w:val="zh-CN" w:eastAsia="en-GB"/>
                    <w14:ligatures w14:val="none"/>
                  </w:rPr>
                </w:rPrChange>
              </w:rPr>
              <w:t xml:space="preserve"> * </w:t>
            </w:r>
            <w:proofErr w:type="spellStart"/>
            <w:r w:rsidRPr="00F447B2">
              <w:rPr>
                <w:rFonts w:ascii="Arial" w:eastAsia="Arial" w:hAnsi="Arial" w:cs="Arial"/>
                <w:kern w:val="0"/>
                <w:sz w:val="22"/>
                <w:szCs w:val="22"/>
                <w:lang w:eastAsia="en-GB"/>
                <w14:ligatures w14:val="none"/>
                <w:rPrChange w:id="169" w:author="Olivia Xing" w:date="2026-06-04T12:35:00Z" w16du:dateUtc="2026-06-04T11:35:00Z">
                  <w:rPr>
                    <w:rFonts w:ascii="Arial" w:eastAsia="Arial" w:hAnsi="Arial" w:cs="Arial"/>
                    <w:kern w:val="0"/>
                    <w:sz w:val="22"/>
                    <w:szCs w:val="22"/>
                    <w:lang w:val="zh-CN" w:eastAsia="en-GB"/>
                    <w14:ligatures w14:val="none"/>
                  </w:rPr>
                </w:rPrChange>
              </w:rPr>
              <w:t>Outflow_Poorer_YEAR</w:t>
            </w:r>
            <w:proofErr w:type="spellEnd"/>
            <w:r w:rsidRPr="00F447B2">
              <w:rPr>
                <w:rFonts w:ascii="Arial" w:eastAsia="Arial" w:hAnsi="Arial" w:cs="Arial"/>
                <w:kern w:val="0"/>
                <w:sz w:val="22"/>
                <w:szCs w:val="22"/>
                <w:lang w:eastAsia="en-GB"/>
                <w14:ligatures w14:val="none"/>
                <w:rPrChange w:id="170" w:author="Olivia Xing" w:date="2026-06-04T12:35:00Z" w16du:dateUtc="2026-06-04T11:35:00Z">
                  <w:rPr>
                    <w:rFonts w:ascii="Arial" w:eastAsia="Arial" w:hAnsi="Arial" w:cs="Arial"/>
                    <w:kern w:val="0"/>
                    <w:sz w:val="22"/>
                    <w:szCs w:val="22"/>
                    <w:lang w:val="zh-CN" w:eastAsia="en-GB"/>
                    <w14:ligatures w14:val="none"/>
                  </w:rPr>
                </w:rPrChange>
              </w:rPr>
              <w:t xml:space="preserve">) / Total </w:t>
            </w:r>
            <w:proofErr w:type="spellStart"/>
            <w:r w:rsidRPr="00F447B2">
              <w:rPr>
                <w:rFonts w:ascii="Arial" w:eastAsia="Arial" w:hAnsi="Arial" w:cs="Arial"/>
                <w:kern w:val="0"/>
                <w:sz w:val="22"/>
                <w:szCs w:val="22"/>
                <w:lang w:eastAsia="en-GB"/>
                <w14:ligatures w14:val="none"/>
                <w:rPrChange w:id="171" w:author="Olivia Xing" w:date="2026-06-04T12:35:00Z" w16du:dateUtc="2026-06-04T11:35:00Z">
                  <w:rPr>
                    <w:rFonts w:ascii="Arial" w:eastAsia="Arial" w:hAnsi="Arial" w:cs="Arial"/>
                    <w:kern w:val="0"/>
                    <w:sz w:val="22"/>
                    <w:szCs w:val="22"/>
                    <w:lang w:val="zh-CN" w:eastAsia="en-GB"/>
                    <w14:ligatures w14:val="none"/>
                  </w:rPr>
                </w:rPrChange>
              </w:rPr>
              <w:t>Migration_YEAR</w:t>
            </w:r>
            <w:proofErr w:type="spellEnd"/>
          </w:p>
        </w:tc>
        <w:tc>
          <w:tcPr>
            <w:tcW w:w="2257" w:type="dxa"/>
            <w:tcMar>
              <w:top w:w="100" w:type="dxa"/>
              <w:left w:w="100" w:type="dxa"/>
              <w:bottom w:w="100" w:type="dxa"/>
              <w:right w:w="100" w:type="dxa"/>
            </w:tcMar>
          </w:tcPr>
          <w:p w14:paraId="43DC00FF"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Cascade co-occurrence</w:t>
            </w:r>
          </w:p>
        </w:tc>
        <w:tc>
          <w:tcPr>
            <w:tcW w:w="2257" w:type="dxa"/>
            <w:tcMar>
              <w:top w:w="100" w:type="dxa"/>
              <w:left w:w="100" w:type="dxa"/>
              <w:bottom w:w="100" w:type="dxa"/>
              <w:right w:w="100" w:type="dxa"/>
            </w:tcMar>
          </w:tcPr>
          <w:p w14:paraId="6A1F06CF" w14:textId="77777777" w:rsidR="007124BC" w:rsidRPr="00F447B2" w:rsidRDefault="007124BC" w:rsidP="007124BC">
            <w:pPr>
              <w:spacing w:after="0" w:line="276" w:lineRule="auto"/>
              <w:rPr>
                <w:rFonts w:ascii="Arial" w:eastAsia="Arial" w:hAnsi="Arial" w:cs="Arial"/>
                <w:kern w:val="0"/>
                <w:sz w:val="22"/>
                <w:szCs w:val="22"/>
                <w:lang w:eastAsia="en-GB"/>
                <w14:ligatures w14:val="none"/>
                <w:rPrChange w:id="17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73" w:author="Olivia Xing" w:date="2026-06-04T12:35:00Z" w16du:dateUtc="2026-06-04T11:35:00Z">
                  <w:rPr>
                    <w:rFonts w:ascii="Arial" w:eastAsia="Arial" w:hAnsi="Arial" w:cs="Arial"/>
                    <w:kern w:val="0"/>
                    <w:sz w:val="22"/>
                    <w:szCs w:val="22"/>
                    <w:lang w:val="zh-CN" w:eastAsia="en-GB"/>
                    <w14:ligatures w14:val="none"/>
                  </w:rPr>
                </w:rPrChange>
              </w:rPr>
              <w:t>High only when both flows are simultaneously elevated relative to overall churn</w:t>
            </w:r>
          </w:p>
        </w:tc>
      </w:tr>
      <w:tr w:rsidR="007124BC" w:rsidRPr="007124BC" w14:paraId="082BF03D" w14:textId="77777777" w:rsidTr="006E11A0">
        <w:tc>
          <w:tcPr>
            <w:tcW w:w="2257" w:type="dxa"/>
            <w:tcMar>
              <w:top w:w="100" w:type="dxa"/>
              <w:left w:w="100" w:type="dxa"/>
              <w:bottom w:w="100" w:type="dxa"/>
              <w:right w:w="100" w:type="dxa"/>
            </w:tcMar>
          </w:tcPr>
          <w:p w14:paraId="32ED32C5" w14:textId="77777777" w:rsidR="007124BC" w:rsidRPr="007124BC" w:rsidRDefault="007124BC" w:rsidP="007124BC">
            <w:pPr>
              <w:spacing w:after="0" w:line="276" w:lineRule="auto"/>
              <w:jc w:val="both"/>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Pct_Inflow_Wealthier_YEAR</w:t>
            </w:r>
          </w:p>
        </w:tc>
        <w:tc>
          <w:tcPr>
            <w:tcW w:w="2257" w:type="dxa"/>
            <w:tcMar>
              <w:top w:w="100" w:type="dxa"/>
              <w:left w:w="100" w:type="dxa"/>
              <w:bottom w:w="100" w:type="dxa"/>
              <w:right w:w="100" w:type="dxa"/>
            </w:tcMar>
          </w:tcPr>
          <w:p w14:paraId="50C173D3" w14:textId="77777777" w:rsidR="007124BC" w:rsidRPr="00F447B2" w:rsidRDefault="007124BC" w:rsidP="007124BC">
            <w:pPr>
              <w:widowControl w:val="0"/>
              <w:spacing w:after="0" w:line="240" w:lineRule="auto"/>
              <w:rPr>
                <w:rFonts w:ascii="Arial" w:eastAsia="Arial" w:hAnsi="Arial" w:cs="Arial"/>
                <w:kern w:val="0"/>
                <w:sz w:val="22"/>
                <w:szCs w:val="22"/>
                <w:lang w:eastAsia="en-GB"/>
                <w14:ligatures w14:val="none"/>
                <w:rPrChange w:id="17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75" w:author="Olivia Xing" w:date="2026-06-04T12:35:00Z" w16du:dateUtc="2026-06-04T11:35:00Z">
                  <w:rPr>
                    <w:rFonts w:ascii="Arial" w:eastAsia="Arial" w:hAnsi="Arial" w:cs="Arial"/>
                    <w:kern w:val="0"/>
                    <w:sz w:val="22"/>
                    <w:szCs w:val="22"/>
                    <w:lang w:val="zh-CN" w:eastAsia="en-GB"/>
                    <w14:ligatures w14:val="none"/>
                  </w:rPr>
                </w:rPrChange>
              </w:rPr>
              <w:t>(</w:t>
            </w:r>
            <w:proofErr w:type="spellStart"/>
            <w:r w:rsidRPr="00F447B2">
              <w:rPr>
                <w:rFonts w:ascii="Arial" w:eastAsia="Arial" w:hAnsi="Arial" w:cs="Arial"/>
                <w:kern w:val="0"/>
                <w:sz w:val="22"/>
                <w:szCs w:val="22"/>
                <w:lang w:eastAsia="en-GB"/>
                <w14:ligatures w14:val="none"/>
                <w:rPrChange w:id="176" w:author="Olivia Xing" w:date="2026-06-04T12:35:00Z" w16du:dateUtc="2026-06-04T11:35:00Z">
                  <w:rPr>
                    <w:rFonts w:ascii="Arial" w:eastAsia="Arial" w:hAnsi="Arial" w:cs="Arial"/>
                    <w:kern w:val="0"/>
                    <w:sz w:val="22"/>
                    <w:szCs w:val="22"/>
                    <w:lang w:val="zh-CN" w:eastAsia="en-GB"/>
                    <w14:ligatures w14:val="none"/>
                  </w:rPr>
                </w:rPrChange>
              </w:rPr>
              <w:t>Inflow_Wealthier_YEAR</w:t>
            </w:r>
            <w:proofErr w:type="spellEnd"/>
            <w:r w:rsidRPr="00F447B2">
              <w:rPr>
                <w:rFonts w:ascii="Arial" w:eastAsia="Arial" w:hAnsi="Arial" w:cs="Arial"/>
                <w:kern w:val="0"/>
                <w:sz w:val="22"/>
                <w:szCs w:val="22"/>
                <w:lang w:eastAsia="en-GB"/>
                <w14:ligatures w14:val="none"/>
                <w:rPrChange w:id="177" w:author="Olivia Xing" w:date="2026-06-04T12:35:00Z" w16du:dateUtc="2026-06-04T11:35:00Z">
                  <w:rPr>
                    <w:rFonts w:ascii="Arial" w:eastAsia="Arial" w:hAnsi="Arial" w:cs="Arial"/>
                    <w:kern w:val="0"/>
                    <w:sz w:val="22"/>
                    <w:szCs w:val="22"/>
                    <w:lang w:val="zh-CN" w:eastAsia="en-GB"/>
                    <w14:ligatures w14:val="none"/>
                  </w:rPr>
                </w:rPrChange>
              </w:rPr>
              <w:t xml:space="preserve"> / </w:t>
            </w:r>
            <w:proofErr w:type="spellStart"/>
            <w:r w:rsidRPr="00F447B2">
              <w:rPr>
                <w:rFonts w:ascii="Arial" w:eastAsia="Arial" w:hAnsi="Arial" w:cs="Arial"/>
                <w:kern w:val="0"/>
                <w:sz w:val="22"/>
                <w:szCs w:val="22"/>
                <w:lang w:eastAsia="en-GB"/>
                <w14:ligatures w14:val="none"/>
                <w:rPrChange w:id="178" w:author="Olivia Xing" w:date="2026-06-04T12:35:00Z" w16du:dateUtc="2026-06-04T11:35:00Z">
                  <w:rPr>
                    <w:rFonts w:ascii="Arial" w:eastAsia="Arial" w:hAnsi="Arial" w:cs="Arial"/>
                    <w:kern w:val="0"/>
                    <w:sz w:val="22"/>
                    <w:szCs w:val="22"/>
                    <w:lang w:val="zh-CN" w:eastAsia="en-GB"/>
                    <w14:ligatures w14:val="none"/>
                  </w:rPr>
                </w:rPrChange>
              </w:rPr>
              <w:t>Total_Inflow_YEAR</w:t>
            </w:r>
            <w:proofErr w:type="spellEnd"/>
            <w:r w:rsidRPr="00F447B2">
              <w:rPr>
                <w:rFonts w:ascii="Arial" w:eastAsia="Arial" w:hAnsi="Arial" w:cs="Arial"/>
                <w:kern w:val="0"/>
                <w:sz w:val="22"/>
                <w:szCs w:val="22"/>
                <w:lang w:eastAsia="en-GB"/>
                <w14:ligatures w14:val="none"/>
                <w:rPrChange w:id="179" w:author="Olivia Xing" w:date="2026-06-04T12:35:00Z" w16du:dateUtc="2026-06-04T11:35:00Z">
                  <w:rPr>
                    <w:rFonts w:ascii="Arial" w:eastAsia="Arial" w:hAnsi="Arial" w:cs="Arial"/>
                    <w:kern w:val="0"/>
                    <w:sz w:val="22"/>
                    <w:szCs w:val="22"/>
                    <w:lang w:val="zh-CN" w:eastAsia="en-GB"/>
                    <w14:ligatures w14:val="none"/>
                  </w:rPr>
                </w:rPrChange>
              </w:rPr>
              <w:t>) × 100</w:t>
            </w:r>
          </w:p>
        </w:tc>
        <w:tc>
          <w:tcPr>
            <w:tcW w:w="2257" w:type="dxa"/>
            <w:tcMar>
              <w:top w:w="100" w:type="dxa"/>
              <w:left w:w="100" w:type="dxa"/>
              <w:bottom w:w="100" w:type="dxa"/>
              <w:right w:w="100" w:type="dxa"/>
            </w:tcMar>
          </w:tcPr>
          <w:p w14:paraId="288551B3" w14:textId="77777777" w:rsidR="007124BC" w:rsidRPr="007124BC" w:rsidRDefault="007124BC" w:rsidP="007124BC">
            <w:pPr>
              <w:widowControl w:val="0"/>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Compositional structure</w:t>
            </w:r>
          </w:p>
        </w:tc>
        <w:tc>
          <w:tcPr>
            <w:tcW w:w="2257" w:type="dxa"/>
            <w:tcMar>
              <w:top w:w="100" w:type="dxa"/>
              <w:left w:w="100" w:type="dxa"/>
              <w:bottom w:w="100" w:type="dxa"/>
              <w:right w:w="100" w:type="dxa"/>
            </w:tcMar>
          </w:tcPr>
          <w:p w14:paraId="1D9C1706" w14:textId="77777777" w:rsidR="007124BC" w:rsidRPr="00F447B2" w:rsidRDefault="007124BC" w:rsidP="007124BC">
            <w:pPr>
              <w:widowControl w:val="0"/>
              <w:spacing w:after="0" w:line="240" w:lineRule="auto"/>
              <w:rPr>
                <w:rFonts w:ascii="Arial" w:eastAsia="Arial" w:hAnsi="Arial" w:cs="Arial"/>
                <w:kern w:val="0"/>
                <w:sz w:val="22"/>
                <w:szCs w:val="22"/>
                <w:lang w:eastAsia="en-GB"/>
                <w14:ligatures w14:val="none"/>
                <w:rPrChange w:id="180"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81" w:author="Olivia Xing" w:date="2026-06-04T12:35:00Z" w16du:dateUtc="2026-06-04T11:35:00Z">
                  <w:rPr>
                    <w:rFonts w:ascii="Arial" w:eastAsia="Arial" w:hAnsi="Arial" w:cs="Arial"/>
                    <w:kern w:val="0"/>
                    <w:sz w:val="22"/>
                    <w:szCs w:val="22"/>
                    <w:lang w:val="zh-CN" w:eastAsia="en-GB"/>
                    <w14:ligatures w14:val="none"/>
                  </w:rPr>
                </w:rPrChange>
              </w:rPr>
              <w:t>Share of all inflows originating from less deprived neighbourhoods</w:t>
            </w:r>
          </w:p>
        </w:tc>
      </w:tr>
    </w:tbl>
    <w:p w14:paraId="18AC0A56"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8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b/>
          <w:bCs/>
          <w:kern w:val="0"/>
          <w:sz w:val="22"/>
          <w:szCs w:val="22"/>
          <w:lang w:eastAsia="en-GB"/>
          <w14:ligatures w14:val="none"/>
          <w:rPrChange w:id="183" w:author="Olivia Xing" w:date="2026-06-04T12:35:00Z" w16du:dateUtc="2026-06-04T11:35:00Z">
            <w:rPr>
              <w:rFonts w:ascii="Arial" w:eastAsia="Arial" w:hAnsi="Arial" w:cs="Arial"/>
              <w:b/>
              <w:bCs/>
              <w:kern w:val="0"/>
              <w:sz w:val="22"/>
              <w:szCs w:val="22"/>
              <w:lang w:val="zh-CN" w:eastAsia="en-GB"/>
              <w14:ligatures w14:val="none"/>
            </w:rPr>
          </w:rPrChange>
        </w:rPr>
        <w:t>Table 1.</w:t>
      </w:r>
      <w:r w:rsidRPr="00F447B2">
        <w:rPr>
          <w:rFonts w:ascii="Arial" w:eastAsia="Arial" w:hAnsi="Arial" w:cs="Arial"/>
          <w:kern w:val="0"/>
          <w:sz w:val="22"/>
          <w:szCs w:val="22"/>
          <w:lang w:eastAsia="en-GB"/>
          <w14:ligatures w14:val="none"/>
          <w:rPrChange w:id="184" w:author="Olivia Xing" w:date="2026-06-04T12:35:00Z" w16du:dateUtc="2026-06-04T11:35:00Z">
            <w:rPr>
              <w:rFonts w:ascii="Arial" w:eastAsia="Arial" w:hAnsi="Arial" w:cs="Arial"/>
              <w:kern w:val="0"/>
              <w:sz w:val="22"/>
              <w:szCs w:val="22"/>
              <w:lang w:val="zh-CN" w:eastAsia="en-GB"/>
              <w14:ligatures w14:val="none"/>
            </w:rPr>
          </w:rPrChange>
        </w:rPr>
        <w:t xml:space="preserve"> Definitions of the four Cascading Flow Index metrics computed for each MSOA and census period.</w:t>
      </w:r>
    </w:p>
    <w:p w14:paraId="1B15453C" w14:textId="77777777" w:rsidR="007124BC" w:rsidRPr="00F447B2" w:rsidRDefault="007124BC" w:rsidP="007124BC">
      <w:pPr>
        <w:keepNext/>
        <w:keepLines/>
        <w:spacing w:before="240" w:after="240" w:line="360" w:lineRule="auto"/>
        <w:outlineLvl w:val="3"/>
        <w:rPr>
          <w:rFonts w:ascii="Arial" w:eastAsia="Arial" w:hAnsi="Arial" w:cs="Arial"/>
          <w:b/>
          <w:bCs/>
          <w:kern w:val="0"/>
          <w:lang w:eastAsia="en-GB"/>
          <w14:ligatures w14:val="none"/>
          <w:rPrChange w:id="185" w:author="Olivia Xing" w:date="2026-06-04T12:35:00Z" w16du:dateUtc="2026-06-04T11:35:00Z">
            <w:rPr>
              <w:rFonts w:ascii="Arial" w:eastAsia="Arial" w:hAnsi="Arial" w:cs="Arial"/>
              <w:b/>
              <w:bCs/>
              <w:kern w:val="0"/>
              <w:lang w:val="zh-CN" w:eastAsia="en-GB"/>
              <w14:ligatures w14:val="none"/>
            </w:rPr>
          </w:rPrChange>
        </w:rPr>
      </w:pPr>
      <w:bookmarkStart w:id="186" w:name="_m7s55u5gw80" w:colFirst="0" w:colLast="0"/>
      <w:bookmarkEnd w:id="186"/>
      <w:r w:rsidRPr="00F447B2">
        <w:rPr>
          <w:rFonts w:ascii="Arial" w:eastAsia="Arial" w:hAnsi="Arial" w:cs="Arial"/>
          <w:b/>
          <w:bCs/>
          <w:kern w:val="0"/>
          <w:lang w:eastAsia="en-GB"/>
          <w14:ligatures w14:val="none"/>
          <w:rPrChange w:id="187" w:author="Olivia Xing" w:date="2026-06-04T12:35:00Z" w16du:dateUtc="2026-06-04T11:35:00Z">
            <w:rPr>
              <w:rFonts w:ascii="Arial" w:eastAsia="Arial" w:hAnsi="Arial" w:cs="Arial"/>
              <w:b/>
              <w:bCs/>
              <w:kern w:val="0"/>
              <w:lang w:val="zh-CN" w:eastAsia="en-GB"/>
              <w14:ligatures w14:val="none"/>
            </w:rPr>
          </w:rPrChange>
        </w:rPr>
        <w:t xml:space="preserve">Net Cascade </w:t>
      </w:r>
    </w:p>
    <w:p w14:paraId="1A0DC6E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88"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89" w:author="Olivia Xing" w:date="2026-06-04T12:35:00Z" w16du:dateUtc="2026-06-04T11:35:00Z">
            <w:rPr>
              <w:rFonts w:ascii="Arial" w:eastAsia="Arial" w:hAnsi="Arial" w:cs="Arial"/>
              <w:kern w:val="0"/>
              <w:sz w:val="22"/>
              <w:szCs w:val="22"/>
              <w:lang w:val="zh-CN" w:eastAsia="en-GB"/>
              <w14:ligatures w14:val="none"/>
            </w:rPr>
          </w:rPrChange>
        </w:rPr>
        <w:t>Net Cascade (`</w:t>
      </w:r>
      <w:proofErr w:type="spellStart"/>
      <w:r w:rsidRPr="00F447B2">
        <w:rPr>
          <w:rFonts w:ascii="Arial" w:eastAsia="Arial" w:hAnsi="Arial" w:cs="Arial"/>
          <w:kern w:val="0"/>
          <w:sz w:val="22"/>
          <w:szCs w:val="22"/>
          <w:lang w:eastAsia="en-GB"/>
          <w14:ligatures w14:val="none"/>
          <w:rPrChange w:id="190" w:author="Olivia Xing" w:date="2026-06-04T12:35:00Z" w16du:dateUtc="2026-06-04T11:35:00Z">
            <w:rPr>
              <w:rFonts w:ascii="Arial" w:eastAsia="Arial" w:hAnsi="Arial" w:cs="Arial"/>
              <w:kern w:val="0"/>
              <w:sz w:val="22"/>
              <w:szCs w:val="22"/>
              <w:lang w:val="zh-CN" w:eastAsia="en-GB"/>
              <w14:ligatures w14:val="none"/>
            </w:rPr>
          </w:rPrChange>
        </w:rPr>
        <w:t>Net_Cascade</w:t>
      </w:r>
      <w:proofErr w:type="spellEnd"/>
      <w:r w:rsidRPr="00F447B2">
        <w:rPr>
          <w:rFonts w:ascii="Arial" w:eastAsia="Arial" w:hAnsi="Arial" w:cs="Arial"/>
          <w:kern w:val="0"/>
          <w:sz w:val="22"/>
          <w:szCs w:val="22"/>
          <w:lang w:eastAsia="en-GB"/>
          <w14:ligatures w14:val="none"/>
          <w:rPrChange w:id="191" w:author="Olivia Xing" w:date="2026-06-04T12:35:00Z" w16du:dateUtc="2026-06-04T11:35:00Z">
            <w:rPr>
              <w:rFonts w:ascii="Arial" w:eastAsia="Arial" w:hAnsi="Arial" w:cs="Arial"/>
              <w:kern w:val="0"/>
              <w:sz w:val="22"/>
              <w:szCs w:val="22"/>
              <w:lang w:val="zh-CN" w:eastAsia="en-GB"/>
              <w14:ligatures w14:val="none"/>
            </w:rPr>
          </w:rPrChange>
        </w:rPr>
        <w:t>`) measures the directional balance between upward-directed inflows from less deprived neighbourhoods and downward-directed outflows toward more deprived neighbourhoods. Positive values indicate stronger upward-directed socio-economic inflows relative to downward-directed outflows, while negative values indicate stronger outward movement toward more deprived areas.</w:t>
      </w:r>
    </w:p>
    <w:p w14:paraId="1D950116"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19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93" w:author="Olivia Xing" w:date="2026-06-04T12:35:00Z" w16du:dateUtc="2026-06-04T11:35:00Z">
            <w:rPr>
              <w:rFonts w:ascii="Arial" w:eastAsia="Arial" w:hAnsi="Arial" w:cs="Arial"/>
              <w:kern w:val="0"/>
              <w:sz w:val="22"/>
              <w:szCs w:val="22"/>
              <w:lang w:val="zh-CN" w:eastAsia="en-GB"/>
              <w14:ligatures w14:val="none"/>
            </w:rPr>
          </w:rPrChange>
        </w:rPr>
        <w:t>However, the metric is partially constrained by neighbourhood position within the deprivation hierarchy. MSOAs located within the most deprived decile cannot export flows to lower-ranked neighbourhoods, mechanically biasing values toward positive scores irrespective of broader restructuring dynamics. An inverse constraint applies at the top of the hierarchy, where the least deprived MSOAs cannot receive inflows from higher-ranked deciles, biasing their scores negatively. Because these extremes skew the data irrespective of broader restructuring dynamics, the metric must be interpreted comparatively rather than as a direct measure of displacement intensity.</w:t>
      </w:r>
    </w:p>
    <w:p w14:paraId="7857690E" w14:textId="77777777" w:rsidR="007124BC" w:rsidRPr="00F447B2" w:rsidRDefault="007124BC" w:rsidP="007124BC">
      <w:pPr>
        <w:keepNext/>
        <w:keepLines/>
        <w:spacing w:before="240" w:after="240" w:line="360" w:lineRule="auto"/>
        <w:outlineLvl w:val="3"/>
        <w:rPr>
          <w:rFonts w:ascii="Arial" w:eastAsia="Arial" w:hAnsi="Arial" w:cs="Arial"/>
          <w:b/>
          <w:bCs/>
          <w:kern w:val="0"/>
          <w:lang w:eastAsia="en-GB"/>
          <w14:ligatures w14:val="none"/>
          <w:rPrChange w:id="194" w:author="Olivia Xing" w:date="2026-06-04T12:35:00Z" w16du:dateUtc="2026-06-04T11:35:00Z">
            <w:rPr>
              <w:rFonts w:ascii="Arial" w:eastAsia="Arial" w:hAnsi="Arial" w:cs="Arial"/>
              <w:b/>
              <w:bCs/>
              <w:kern w:val="0"/>
              <w:lang w:val="zh-CN" w:eastAsia="en-GB"/>
              <w14:ligatures w14:val="none"/>
            </w:rPr>
          </w:rPrChange>
        </w:rPr>
      </w:pPr>
      <w:bookmarkStart w:id="195" w:name="_m8bwbco6v94v" w:colFirst="0" w:colLast="0"/>
      <w:bookmarkEnd w:id="195"/>
      <w:r w:rsidRPr="00F447B2">
        <w:rPr>
          <w:rFonts w:ascii="Arial" w:eastAsia="Arial" w:hAnsi="Arial" w:cs="Arial"/>
          <w:b/>
          <w:bCs/>
          <w:kern w:val="0"/>
          <w:lang w:eastAsia="en-GB"/>
          <w14:ligatures w14:val="none"/>
          <w:rPrChange w:id="196" w:author="Olivia Xing" w:date="2026-06-04T12:35:00Z" w16du:dateUtc="2026-06-04T11:35:00Z">
            <w:rPr>
              <w:rFonts w:ascii="Arial" w:eastAsia="Arial" w:hAnsi="Arial" w:cs="Arial"/>
              <w:b/>
              <w:bCs/>
              <w:kern w:val="0"/>
              <w:lang w:val="zh-CN" w:eastAsia="en-GB"/>
              <w14:ligatures w14:val="none"/>
            </w:rPr>
          </w:rPrChange>
        </w:rPr>
        <w:t>CFI Churn</w:t>
      </w:r>
    </w:p>
    <w:p w14:paraId="4C66238A" w14:textId="77777777" w:rsidR="007124BC" w:rsidRPr="00F447B2" w:rsidRDefault="007124BC" w:rsidP="007124BC">
      <w:pPr>
        <w:spacing w:before="240" w:after="240" w:line="276" w:lineRule="auto"/>
        <w:rPr>
          <w:rFonts w:ascii="Arial" w:eastAsia="Arial" w:hAnsi="Arial" w:cs="Arial"/>
          <w:kern w:val="0"/>
          <w:sz w:val="22"/>
          <w:szCs w:val="22"/>
          <w:lang w:eastAsia="en-GB"/>
          <w14:ligatures w14:val="none"/>
          <w:rPrChange w:id="197"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198" w:author="Olivia Xing" w:date="2026-06-04T12:35:00Z" w16du:dateUtc="2026-06-04T11:35:00Z">
            <w:rPr>
              <w:rFonts w:ascii="Arial" w:eastAsia="Arial" w:hAnsi="Arial" w:cs="Arial"/>
              <w:kern w:val="0"/>
              <w:sz w:val="22"/>
              <w:szCs w:val="22"/>
              <w:lang w:val="zh-CN" w:eastAsia="en-GB"/>
              <w14:ligatures w14:val="none"/>
            </w:rPr>
          </w:rPrChange>
        </w:rPr>
        <w:t>CFI Churn (`</w:t>
      </w:r>
      <w:proofErr w:type="spellStart"/>
      <w:r w:rsidRPr="00F447B2">
        <w:rPr>
          <w:rFonts w:ascii="Arial" w:eastAsia="Arial" w:hAnsi="Arial" w:cs="Arial"/>
          <w:kern w:val="0"/>
          <w:sz w:val="22"/>
          <w:szCs w:val="22"/>
          <w:lang w:eastAsia="en-GB"/>
          <w14:ligatures w14:val="none"/>
          <w:rPrChange w:id="199" w:author="Olivia Xing" w:date="2026-06-04T12:35:00Z" w16du:dateUtc="2026-06-04T11:35:00Z">
            <w:rPr>
              <w:rFonts w:ascii="Arial" w:eastAsia="Arial" w:hAnsi="Arial" w:cs="Arial"/>
              <w:kern w:val="0"/>
              <w:sz w:val="22"/>
              <w:szCs w:val="22"/>
              <w:lang w:val="zh-CN" w:eastAsia="en-GB"/>
              <w14:ligatures w14:val="none"/>
            </w:rPr>
          </w:rPrChange>
        </w:rPr>
        <w:t>CFI_Churn</w:t>
      </w:r>
      <w:proofErr w:type="spellEnd"/>
      <w:r w:rsidRPr="00F447B2">
        <w:rPr>
          <w:rFonts w:ascii="Arial" w:eastAsia="Arial" w:hAnsi="Arial" w:cs="Arial"/>
          <w:kern w:val="0"/>
          <w:sz w:val="22"/>
          <w:szCs w:val="22"/>
          <w:lang w:eastAsia="en-GB"/>
          <w14:ligatures w14:val="none"/>
          <w:rPrChange w:id="200" w:author="Olivia Xing" w:date="2026-06-04T12:35:00Z" w16du:dateUtc="2026-06-04T11:35:00Z">
            <w:rPr>
              <w:rFonts w:ascii="Arial" w:eastAsia="Arial" w:hAnsi="Arial" w:cs="Arial"/>
              <w:kern w:val="0"/>
              <w:sz w:val="22"/>
              <w:szCs w:val="22"/>
              <w:lang w:val="zh-CN" w:eastAsia="en-GB"/>
              <w14:ligatures w14:val="none"/>
            </w:rPr>
          </w:rPrChange>
        </w:rPr>
        <w:t>`) measures the overall intensity of cascade-relevant migration flows regardless of direction by summing both flow components. The indicator captures the total volume of hierarchical restructuring operating through a neighbourhood, including simultaneous processes of wealthier in-migration and poorer out-migration.</w:t>
      </w:r>
    </w:p>
    <w:p w14:paraId="056E3CE1" w14:textId="77777777" w:rsidR="007124BC" w:rsidRPr="00F447B2" w:rsidRDefault="007124BC" w:rsidP="007124BC">
      <w:pPr>
        <w:spacing w:before="240" w:after="240" w:line="276" w:lineRule="auto"/>
        <w:rPr>
          <w:rFonts w:ascii="Arial" w:eastAsia="Arial" w:hAnsi="Arial" w:cs="Arial"/>
          <w:kern w:val="0"/>
          <w:sz w:val="22"/>
          <w:szCs w:val="22"/>
          <w:lang w:eastAsia="en-GB"/>
          <w14:ligatures w14:val="none"/>
          <w:rPrChange w:id="201"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02" w:author="Olivia Xing" w:date="2026-06-04T12:35:00Z" w16du:dateUtc="2026-06-04T11:35:00Z">
            <w:rPr>
              <w:rFonts w:ascii="Arial" w:eastAsia="Arial" w:hAnsi="Arial" w:cs="Arial"/>
              <w:kern w:val="0"/>
              <w:sz w:val="22"/>
              <w:szCs w:val="22"/>
              <w:lang w:val="zh-CN" w:eastAsia="en-GB"/>
              <w14:ligatures w14:val="none"/>
            </w:rPr>
          </w:rPrChange>
        </w:rPr>
        <w:lastRenderedPageBreak/>
        <w:t xml:space="preserve">The additive formulation draws conceptually on the notion of population churn developed by </w:t>
      </w:r>
      <w:r w:rsidRPr="00F447B2">
        <w:rPr>
          <w:rFonts w:ascii="Arial" w:eastAsia="Arial" w:hAnsi="Arial" w:cs="Arial"/>
          <w:kern w:val="0"/>
          <w:sz w:val="22"/>
          <w:szCs w:val="22"/>
          <w:highlight w:val="yellow"/>
          <w:lang w:eastAsia="en-GB"/>
          <w14:ligatures w14:val="none"/>
          <w:rPrChange w:id="203" w:author="Olivia Xing" w:date="2026-06-04T12:35:00Z" w16du:dateUtc="2026-06-04T11:35:00Z">
            <w:rPr>
              <w:rFonts w:ascii="Arial" w:eastAsia="Arial" w:hAnsi="Arial" w:cs="Arial"/>
              <w:kern w:val="0"/>
              <w:sz w:val="22"/>
              <w:szCs w:val="22"/>
              <w:highlight w:val="yellow"/>
              <w:lang w:val="zh-CN" w:eastAsia="en-GB"/>
              <w14:ligatures w14:val="none"/>
            </w:rPr>
          </w:rPrChange>
        </w:rPr>
        <w:t>Dennett and Stillwell (2008)</w:t>
      </w:r>
      <w:r w:rsidRPr="00F447B2">
        <w:rPr>
          <w:rFonts w:ascii="Arial" w:eastAsia="Arial" w:hAnsi="Arial" w:cs="Arial"/>
          <w:kern w:val="0"/>
          <w:sz w:val="22"/>
          <w:szCs w:val="22"/>
          <w:lang w:eastAsia="en-GB"/>
          <w14:ligatures w14:val="none"/>
          <w:rPrChange w:id="204" w:author="Olivia Xing" w:date="2026-06-04T12:35:00Z" w16du:dateUtc="2026-06-04T11:35:00Z">
            <w:rPr>
              <w:rFonts w:ascii="Arial" w:eastAsia="Arial" w:hAnsi="Arial" w:cs="Arial"/>
              <w:kern w:val="0"/>
              <w:sz w:val="22"/>
              <w:szCs w:val="22"/>
              <w:lang w:val="zh-CN" w:eastAsia="en-GB"/>
              <w14:ligatures w14:val="none"/>
            </w:rPr>
          </w:rPrChange>
        </w:rPr>
        <w:t xml:space="preserve"> in their studies of district-level population stability, adapted here specifically to flows crossing the deprivation hierarchy.</w:t>
      </w:r>
    </w:p>
    <w:p w14:paraId="71222BBF" w14:textId="77777777" w:rsidR="007124BC" w:rsidRPr="00F447B2" w:rsidRDefault="007124BC" w:rsidP="007124BC">
      <w:pPr>
        <w:keepNext/>
        <w:keepLines/>
        <w:spacing w:before="240" w:after="240" w:line="360" w:lineRule="auto"/>
        <w:outlineLvl w:val="3"/>
        <w:rPr>
          <w:rFonts w:ascii="Arial" w:eastAsia="Arial" w:hAnsi="Arial" w:cs="Arial"/>
          <w:b/>
          <w:bCs/>
          <w:kern w:val="0"/>
          <w:lang w:eastAsia="en-GB"/>
          <w14:ligatures w14:val="none"/>
          <w:rPrChange w:id="205" w:author="Olivia Xing" w:date="2026-06-04T12:35:00Z" w16du:dateUtc="2026-06-04T11:35:00Z">
            <w:rPr>
              <w:rFonts w:ascii="Arial" w:eastAsia="Arial" w:hAnsi="Arial" w:cs="Arial"/>
              <w:b/>
              <w:bCs/>
              <w:kern w:val="0"/>
              <w:lang w:val="zh-CN" w:eastAsia="en-GB"/>
              <w14:ligatures w14:val="none"/>
            </w:rPr>
          </w:rPrChange>
        </w:rPr>
      </w:pPr>
      <w:bookmarkStart w:id="206" w:name="_lcp8ciadgjd" w:colFirst="0" w:colLast="0"/>
      <w:bookmarkEnd w:id="206"/>
      <w:r w:rsidRPr="00F447B2">
        <w:rPr>
          <w:rFonts w:ascii="Arial" w:eastAsia="Arial" w:hAnsi="Arial" w:cs="Arial"/>
          <w:b/>
          <w:bCs/>
          <w:kern w:val="0"/>
          <w:lang w:eastAsia="en-GB"/>
          <w14:ligatures w14:val="none"/>
          <w:rPrChange w:id="207" w:author="Olivia Xing" w:date="2026-06-04T12:35:00Z" w16du:dateUtc="2026-06-04T11:35:00Z">
            <w:rPr>
              <w:rFonts w:ascii="Arial" w:eastAsia="Arial" w:hAnsi="Arial" w:cs="Arial"/>
              <w:b/>
              <w:bCs/>
              <w:kern w:val="0"/>
              <w:lang w:val="zh-CN" w:eastAsia="en-GB"/>
              <w14:ligatures w14:val="none"/>
            </w:rPr>
          </w:rPrChange>
        </w:rPr>
        <w:t>CFI Rate</w:t>
      </w:r>
    </w:p>
    <w:p w14:paraId="46F53E70"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08"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09" w:author="Olivia Xing" w:date="2026-06-04T12:35:00Z" w16du:dateUtc="2026-06-04T11:35:00Z">
            <w:rPr>
              <w:rFonts w:ascii="Arial" w:eastAsia="Arial" w:hAnsi="Arial" w:cs="Arial"/>
              <w:kern w:val="0"/>
              <w:sz w:val="22"/>
              <w:szCs w:val="22"/>
              <w:lang w:val="zh-CN" w:eastAsia="en-GB"/>
              <w14:ligatures w14:val="none"/>
            </w:rPr>
          </w:rPrChange>
        </w:rPr>
        <w:t>To measure the co-occurrence of upward-directed inflows and downward-directed outflows, the CFI Rate (`</w:t>
      </w:r>
      <w:proofErr w:type="spellStart"/>
      <w:r w:rsidRPr="00F447B2">
        <w:rPr>
          <w:rFonts w:ascii="Arial" w:eastAsia="Arial" w:hAnsi="Arial" w:cs="Arial"/>
          <w:kern w:val="0"/>
          <w:sz w:val="22"/>
          <w:szCs w:val="22"/>
          <w:lang w:eastAsia="en-GB"/>
          <w14:ligatures w14:val="none"/>
          <w:rPrChange w:id="210" w:author="Olivia Xing" w:date="2026-06-04T12:35:00Z" w16du:dateUtc="2026-06-04T11:35:00Z">
            <w:rPr>
              <w:rFonts w:ascii="Arial" w:eastAsia="Arial" w:hAnsi="Arial" w:cs="Arial"/>
              <w:kern w:val="0"/>
              <w:sz w:val="22"/>
              <w:szCs w:val="22"/>
              <w:lang w:val="zh-CN" w:eastAsia="en-GB"/>
              <w14:ligatures w14:val="none"/>
            </w:rPr>
          </w:rPrChange>
        </w:rPr>
        <w:t>CFI_Rate</w:t>
      </w:r>
      <w:proofErr w:type="spellEnd"/>
      <w:r w:rsidRPr="00F447B2">
        <w:rPr>
          <w:rFonts w:ascii="Arial" w:eastAsia="Arial" w:hAnsi="Arial" w:cs="Arial"/>
          <w:kern w:val="0"/>
          <w:sz w:val="22"/>
          <w:szCs w:val="22"/>
          <w:lang w:eastAsia="en-GB"/>
          <w14:ligatures w14:val="none"/>
          <w:rPrChange w:id="211" w:author="Olivia Xing" w:date="2026-06-04T12:35:00Z" w16du:dateUtc="2026-06-04T11:35:00Z">
            <w:rPr>
              <w:rFonts w:ascii="Arial" w:eastAsia="Arial" w:hAnsi="Arial" w:cs="Arial"/>
              <w:kern w:val="0"/>
              <w:sz w:val="22"/>
              <w:szCs w:val="22"/>
              <w:lang w:val="zh-CN" w:eastAsia="en-GB"/>
              <w14:ligatures w14:val="none"/>
            </w:rPr>
          </w:rPrChange>
        </w:rPr>
        <w:t xml:space="preserve">`) uses a multiplicative interaction term normalized by overall migration churn. The multiplicative specification ensures that the indicator increases only when both upward-directed inflows and downward-directed outflows are simultaneously elevated. If either component approaches zero, the interaction term collapses. </w:t>
      </w:r>
    </w:p>
    <w:p w14:paraId="496938D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1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13" w:author="Olivia Xing" w:date="2026-06-04T12:35:00Z" w16du:dateUtc="2026-06-04T11:35:00Z">
            <w:rPr>
              <w:rFonts w:ascii="Arial" w:eastAsia="Arial" w:hAnsi="Arial" w:cs="Arial"/>
              <w:kern w:val="0"/>
              <w:sz w:val="22"/>
              <w:szCs w:val="22"/>
              <w:lang w:val="zh-CN" w:eastAsia="en-GB"/>
              <w14:ligatures w14:val="none"/>
            </w:rPr>
          </w:rPrChange>
        </w:rPr>
        <w:t>Division by total migration volume controls for differences in neighbourhood mobility intensity and improves comparability across MSOAs of different sizes and churn levels.</w:t>
      </w:r>
    </w:p>
    <w:p w14:paraId="64B73885" w14:textId="77777777" w:rsidR="007124BC" w:rsidRPr="00F447B2" w:rsidRDefault="007124BC" w:rsidP="007124BC">
      <w:pPr>
        <w:spacing w:before="240" w:after="240" w:line="276" w:lineRule="auto"/>
        <w:rPr>
          <w:rFonts w:ascii="Arial" w:eastAsia="Arial" w:hAnsi="Arial" w:cs="Arial"/>
          <w:kern w:val="0"/>
          <w:sz w:val="22"/>
          <w:szCs w:val="22"/>
          <w:lang w:eastAsia="en-GB"/>
          <w14:ligatures w14:val="none"/>
          <w:rPrChange w:id="21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15" w:author="Olivia Xing" w:date="2026-06-04T12:35:00Z" w16du:dateUtc="2026-06-04T11:35:00Z">
            <w:rPr>
              <w:rFonts w:ascii="Arial" w:eastAsia="Arial" w:hAnsi="Arial" w:cs="Arial"/>
              <w:kern w:val="0"/>
              <w:sz w:val="22"/>
              <w:szCs w:val="22"/>
              <w:lang w:val="zh-CN" w:eastAsia="en-GB"/>
              <w14:ligatures w14:val="none"/>
            </w:rPr>
          </w:rPrChange>
        </w:rPr>
        <w:t xml:space="preserve">This interaction-based formulation is conceptually analogous to spatial interaction models, where the product of origin and destination masses is used to represent the intensity of bilateral interaction </w:t>
      </w:r>
      <w:r w:rsidRPr="00F447B2">
        <w:rPr>
          <w:rFonts w:ascii="Arial" w:eastAsia="Arial" w:hAnsi="Arial" w:cs="Arial"/>
          <w:kern w:val="0"/>
          <w:sz w:val="22"/>
          <w:szCs w:val="22"/>
          <w:highlight w:val="yellow"/>
          <w:lang w:eastAsia="en-GB"/>
          <w14:ligatures w14:val="none"/>
          <w:rPrChange w:id="216" w:author="Olivia Xing" w:date="2026-06-04T12:35:00Z" w16du:dateUtc="2026-06-04T11:35:00Z">
            <w:rPr>
              <w:rFonts w:ascii="Arial" w:eastAsia="Arial" w:hAnsi="Arial" w:cs="Arial"/>
              <w:kern w:val="0"/>
              <w:sz w:val="22"/>
              <w:szCs w:val="22"/>
              <w:highlight w:val="yellow"/>
              <w:lang w:val="zh-CN" w:eastAsia="en-GB"/>
              <w14:ligatures w14:val="none"/>
            </w:rPr>
          </w:rPrChange>
        </w:rPr>
        <w:t>(Wilson, 1971)</w:t>
      </w:r>
      <w:r w:rsidRPr="00F447B2">
        <w:rPr>
          <w:rFonts w:ascii="Arial" w:eastAsia="Arial" w:hAnsi="Arial" w:cs="Arial"/>
          <w:kern w:val="0"/>
          <w:sz w:val="22"/>
          <w:szCs w:val="22"/>
          <w:lang w:eastAsia="en-GB"/>
          <w14:ligatures w14:val="none"/>
          <w:rPrChange w:id="217" w:author="Olivia Xing" w:date="2026-06-04T12:35:00Z" w16du:dateUtc="2026-06-04T11:35:00Z">
            <w:rPr>
              <w:rFonts w:ascii="Arial" w:eastAsia="Arial" w:hAnsi="Arial" w:cs="Arial"/>
              <w:kern w:val="0"/>
              <w:sz w:val="22"/>
              <w:szCs w:val="22"/>
              <w:lang w:val="zh-CN" w:eastAsia="en-GB"/>
              <w14:ligatures w14:val="none"/>
            </w:rPr>
          </w:rPrChange>
        </w:rPr>
        <w:t>.</w:t>
      </w:r>
    </w:p>
    <w:p w14:paraId="64003608" w14:textId="77777777" w:rsidR="007124BC" w:rsidRPr="00F447B2" w:rsidRDefault="007124BC" w:rsidP="007124BC">
      <w:pPr>
        <w:keepNext/>
        <w:keepLines/>
        <w:spacing w:before="240" w:after="240" w:line="360" w:lineRule="auto"/>
        <w:outlineLvl w:val="3"/>
        <w:rPr>
          <w:rFonts w:ascii="Arial" w:eastAsia="Arial" w:hAnsi="Arial" w:cs="Arial"/>
          <w:b/>
          <w:bCs/>
          <w:kern w:val="0"/>
          <w:lang w:eastAsia="en-GB"/>
          <w14:ligatures w14:val="none"/>
          <w:rPrChange w:id="218" w:author="Olivia Xing" w:date="2026-06-04T12:35:00Z" w16du:dateUtc="2026-06-04T11:35:00Z">
            <w:rPr>
              <w:rFonts w:ascii="Arial" w:eastAsia="Arial" w:hAnsi="Arial" w:cs="Arial"/>
              <w:b/>
              <w:bCs/>
              <w:kern w:val="0"/>
              <w:lang w:val="zh-CN" w:eastAsia="en-GB"/>
              <w14:ligatures w14:val="none"/>
            </w:rPr>
          </w:rPrChange>
        </w:rPr>
      </w:pPr>
      <w:bookmarkStart w:id="219" w:name="_6bqedm1trxvh" w:colFirst="0" w:colLast="0"/>
      <w:bookmarkEnd w:id="219"/>
      <w:r w:rsidRPr="00F447B2">
        <w:rPr>
          <w:rFonts w:ascii="Arial" w:eastAsia="Arial" w:hAnsi="Arial" w:cs="Arial"/>
          <w:b/>
          <w:bCs/>
          <w:kern w:val="0"/>
          <w:lang w:eastAsia="en-GB"/>
          <w14:ligatures w14:val="none"/>
          <w:rPrChange w:id="220" w:author="Olivia Xing" w:date="2026-06-04T12:35:00Z" w16du:dateUtc="2026-06-04T11:35:00Z">
            <w:rPr>
              <w:rFonts w:ascii="Arial" w:eastAsia="Arial" w:hAnsi="Arial" w:cs="Arial"/>
              <w:b/>
              <w:bCs/>
              <w:kern w:val="0"/>
              <w:lang w:val="zh-CN" w:eastAsia="en-GB"/>
              <w14:ligatures w14:val="none"/>
            </w:rPr>
          </w:rPrChange>
        </w:rPr>
        <w:t>Percentage Inflow from Less Deprived Areas</w:t>
      </w:r>
    </w:p>
    <w:p w14:paraId="7725CA70"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21"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22" w:author="Olivia Xing" w:date="2026-06-04T12:35:00Z" w16du:dateUtc="2026-06-04T11:35:00Z">
            <w:rPr>
              <w:rFonts w:ascii="Arial" w:eastAsia="Arial" w:hAnsi="Arial" w:cs="Arial"/>
              <w:kern w:val="0"/>
              <w:sz w:val="22"/>
              <w:szCs w:val="22"/>
              <w:lang w:val="zh-CN" w:eastAsia="en-GB"/>
              <w14:ligatures w14:val="none"/>
            </w:rPr>
          </w:rPrChange>
        </w:rPr>
        <w:t>Percentage Inflow from Less Deprived Areas (`</w:t>
      </w:r>
      <w:proofErr w:type="spellStart"/>
      <w:r w:rsidRPr="00F447B2">
        <w:rPr>
          <w:rFonts w:ascii="Arial" w:eastAsia="Arial" w:hAnsi="Arial" w:cs="Arial"/>
          <w:kern w:val="0"/>
          <w:sz w:val="22"/>
          <w:szCs w:val="22"/>
          <w:lang w:eastAsia="en-GB"/>
          <w14:ligatures w14:val="none"/>
          <w:rPrChange w:id="223" w:author="Olivia Xing" w:date="2026-06-04T12:35:00Z" w16du:dateUtc="2026-06-04T11:35:00Z">
            <w:rPr>
              <w:rFonts w:ascii="Arial" w:eastAsia="Arial" w:hAnsi="Arial" w:cs="Arial"/>
              <w:kern w:val="0"/>
              <w:sz w:val="22"/>
              <w:szCs w:val="22"/>
              <w:lang w:val="zh-CN" w:eastAsia="en-GB"/>
              <w14:ligatures w14:val="none"/>
            </w:rPr>
          </w:rPrChange>
        </w:rPr>
        <w:t>Pct_Inflow_Wealthier_YEAR</w:t>
      </w:r>
      <w:proofErr w:type="spellEnd"/>
      <w:r w:rsidRPr="00F447B2">
        <w:rPr>
          <w:rFonts w:ascii="Arial" w:eastAsia="Arial" w:hAnsi="Arial" w:cs="Arial"/>
          <w:kern w:val="0"/>
          <w:sz w:val="22"/>
          <w:szCs w:val="22"/>
          <w:lang w:eastAsia="en-GB"/>
          <w14:ligatures w14:val="none"/>
          <w:rPrChange w:id="224" w:author="Olivia Xing" w:date="2026-06-04T12:35:00Z" w16du:dateUtc="2026-06-04T11:35:00Z">
            <w:rPr>
              <w:rFonts w:ascii="Arial" w:eastAsia="Arial" w:hAnsi="Arial" w:cs="Arial"/>
              <w:kern w:val="0"/>
              <w:sz w:val="22"/>
              <w:szCs w:val="22"/>
              <w:lang w:val="zh-CN" w:eastAsia="en-GB"/>
              <w14:ligatures w14:val="none"/>
            </w:rPr>
          </w:rPrChange>
        </w:rPr>
        <w:t>`) measures the proportion of all incoming migrants arriving from less deprived neighbourhoods.</w:t>
      </w:r>
    </w:p>
    <w:p w14:paraId="7FD41C5A"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25"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26" w:author="Olivia Xing" w:date="2026-06-04T12:35:00Z" w16du:dateUtc="2026-06-04T11:35:00Z">
            <w:rPr>
              <w:rFonts w:ascii="Arial" w:eastAsia="Arial" w:hAnsi="Arial" w:cs="Arial"/>
              <w:kern w:val="0"/>
              <w:sz w:val="22"/>
              <w:szCs w:val="22"/>
              <w:lang w:val="zh-CN" w:eastAsia="en-GB"/>
              <w14:ligatures w14:val="none"/>
            </w:rPr>
          </w:rPrChange>
        </w:rPr>
        <w:t>Unlike the previous indicators, this metric captures only the compositional structure of inflows and does not incorporate outward movement dynamics. It therefore reflects the socio-economic profile of incoming residents rather than broader cascade restructuring processes.</w:t>
      </w:r>
    </w:p>
    <w:p w14:paraId="075097AB"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27"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28" w:author="Olivia Xing" w:date="2026-06-04T12:35:00Z" w16du:dateUtc="2026-06-04T11:35:00Z">
            <w:rPr>
              <w:rFonts w:ascii="Arial" w:eastAsia="Arial" w:hAnsi="Arial" w:cs="Arial"/>
              <w:kern w:val="0"/>
              <w:sz w:val="22"/>
              <w:szCs w:val="22"/>
              <w:lang w:val="zh-CN" w:eastAsia="en-GB"/>
              <w14:ligatures w14:val="none"/>
            </w:rPr>
          </w:rPrChange>
        </w:rPr>
        <w:t>While the CFI metrics quantify continuous variation in restructuring intensity, an additional typological framework is developed to translate these migration structures into interpretable neighbourhood restructuring regimes.</w:t>
      </w:r>
    </w:p>
    <w:p w14:paraId="39D72F0C"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229" w:author="Olivia Xing" w:date="2026-06-04T12:35:00Z" w16du:dateUtc="2026-06-04T11:35:00Z">
            <w:rPr>
              <w:rFonts w:ascii="Arial" w:eastAsia="Arial" w:hAnsi="Arial" w:cs="Arial"/>
              <w:b/>
              <w:bCs/>
              <w:kern w:val="0"/>
              <w:sz w:val="34"/>
              <w:szCs w:val="34"/>
              <w:lang w:val="zh-CN" w:eastAsia="en-GB"/>
              <w14:ligatures w14:val="none"/>
            </w:rPr>
          </w:rPrChange>
        </w:rPr>
      </w:pPr>
      <w:bookmarkStart w:id="230" w:name="_t1jn16pn4tzk" w:colFirst="0" w:colLast="0"/>
      <w:bookmarkEnd w:id="230"/>
      <w:r w:rsidRPr="00F447B2">
        <w:rPr>
          <w:rFonts w:ascii="Arial" w:eastAsia="Arial" w:hAnsi="Arial" w:cs="Arial"/>
          <w:b/>
          <w:bCs/>
          <w:kern w:val="0"/>
          <w:sz w:val="34"/>
          <w:szCs w:val="34"/>
          <w:lang w:eastAsia="en-GB"/>
          <w14:ligatures w14:val="none"/>
          <w:rPrChange w:id="231" w:author="Olivia Xing" w:date="2026-06-04T12:35:00Z" w16du:dateUtc="2026-06-04T11:35:00Z">
            <w:rPr>
              <w:rFonts w:ascii="Arial" w:eastAsia="Arial" w:hAnsi="Arial" w:cs="Arial"/>
              <w:b/>
              <w:bCs/>
              <w:kern w:val="0"/>
              <w:sz w:val="34"/>
              <w:szCs w:val="34"/>
              <w:lang w:val="zh-CN" w:eastAsia="en-GB"/>
              <w14:ligatures w14:val="none"/>
            </w:rPr>
          </w:rPrChange>
        </w:rPr>
        <w:t>3.8 Cascading Restructuring Typology</w:t>
      </w:r>
    </w:p>
    <w:p w14:paraId="0F34B47B"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3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33" w:author="Olivia Xing" w:date="2026-06-04T12:35:00Z" w16du:dateUtc="2026-06-04T11:35:00Z">
            <w:rPr>
              <w:rFonts w:ascii="Arial" w:eastAsia="Arial" w:hAnsi="Arial" w:cs="Arial"/>
              <w:kern w:val="0"/>
              <w:sz w:val="22"/>
              <w:szCs w:val="22"/>
              <w:lang w:val="zh-CN" w:eastAsia="en-GB"/>
              <w14:ligatures w14:val="none"/>
            </w:rPr>
          </w:rPrChange>
        </w:rPr>
        <w:t>While the CFI metrics quantify continuous variation in restructuring intensity, the cascading restructuring typology translates these flow structures into interpretable neighbourhood restructuring regimes.</w:t>
      </w:r>
    </w:p>
    <w:p w14:paraId="73FC9358"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3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35" w:author="Olivia Xing" w:date="2026-06-04T12:35:00Z" w16du:dateUtc="2026-06-04T11:35:00Z">
            <w:rPr>
              <w:rFonts w:ascii="Arial" w:eastAsia="Arial" w:hAnsi="Arial" w:cs="Arial"/>
              <w:kern w:val="0"/>
              <w:sz w:val="22"/>
              <w:szCs w:val="22"/>
              <w:lang w:val="zh-CN" w:eastAsia="en-GB"/>
              <w14:ligatures w14:val="none"/>
            </w:rPr>
          </w:rPrChange>
        </w:rPr>
        <w:t>The typology is derived from the interaction of two complementary dimensions within the cascade framework. CFI Churn captures the intensity of hierarchical mobility churn within an MSOA, while Net Cascade measures the directional asymmetry of those flows across the deprivation hierarchy.</w:t>
      </w:r>
    </w:p>
    <w:p w14:paraId="3BAD8DCE"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36"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37" w:author="Olivia Xing" w:date="2026-06-04T12:35:00Z" w16du:dateUtc="2026-06-04T11:35:00Z">
            <w:rPr>
              <w:rFonts w:ascii="Arial" w:eastAsia="Arial" w:hAnsi="Arial" w:cs="Arial"/>
              <w:kern w:val="0"/>
              <w:sz w:val="22"/>
              <w:szCs w:val="22"/>
              <w:lang w:val="zh-CN" w:eastAsia="en-GB"/>
              <w14:ligatures w14:val="none"/>
            </w:rPr>
          </w:rPrChange>
        </w:rPr>
        <w:t>Classification proceeds in two stages. First, MSOAs are divided according to whether their CFI Churn values fall above or below the period-specific median. Areas exhibiting below-median churn are classified as stable neighbourhoods, reflecting relatively limited hierarchical restructuring.</w:t>
      </w:r>
    </w:p>
    <w:p w14:paraId="0C25F4FA"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38"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39" w:author="Olivia Xing" w:date="2026-06-04T12:35:00Z" w16du:dateUtc="2026-06-04T11:35:00Z">
            <w:rPr>
              <w:rFonts w:ascii="Arial" w:eastAsia="Arial" w:hAnsi="Arial" w:cs="Arial"/>
              <w:kern w:val="0"/>
              <w:sz w:val="22"/>
              <w:szCs w:val="22"/>
              <w:lang w:val="zh-CN" w:eastAsia="en-GB"/>
              <w14:ligatures w14:val="none"/>
            </w:rPr>
          </w:rPrChange>
        </w:rPr>
        <w:lastRenderedPageBreak/>
        <w:t>Neighbourhoods exhibiting above-median churn are subsequently classified according to the distribution of Net Cascade values. Areas falling within the upper quartile of Net Cascade are classified as ascent-dominated restructuring, indicating stronger upward-directed inflows relative to downward outflows. Areas within the lower quartile are classified as displacement-dominated restructuring, reflecting intensified outward movement toward more deprived neighbourhoods. Neighbourhoods falling within the interquartile range are classified as cascading circulation, indicating substantial hierarchical mobility churn without a strongly directional imbalance.</w:t>
      </w:r>
    </w:p>
    <w:p w14:paraId="2733C5D5" w14:textId="77777777" w:rsidR="007124BC" w:rsidRPr="00F447B2" w:rsidRDefault="007124BC" w:rsidP="007124BC">
      <w:pPr>
        <w:spacing w:before="240" w:after="240" w:line="276" w:lineRule="auto"/>
        <w:rPr>
          <w:rFonts w:ascii="Arial" w:eastAsia="Arial" w:hAnsi="Arial" w:cs="Arial"/>
          <w:kern w:val="0"/>
          <w:sz w:val="22"/>
          <w:szCs w:val="22"/>
          <w:lang w:eastAsia="en-GB"/>
          <w14:ligatures w14:val="none"/>
          <w:rPrChange w:id="240"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41" w:author="Olivia Xing" w:date="2026-06-04T12:35:00Z" w16du:dateUtc="2026-06-04T11:35:00Z">
            <w:rPr>
              <w:rFonts w:ascii="Arial" w:eastAsia="Arial" w:hAnsi="Arial" w:cs="Arial"/>
              <w:kern w:val="0"/>
              <w:sz w:val="22"/>
              <w:szCs w:val="22"/>
              <w:lang w:val="zh-CN" w:eastAsia="en-GB"/>
              <w14:ligatures w14:val="none"/>
            </w:rPr>
          </w:rPrChange>
        </w:rPr>
        <w:t>The resulting typology therefore identifies four restructuring regimes:</w:t>
      </w:r>
    </w:p>
    <w:p w14:paraId="083939E6" w14:textId="77777777" w:rsidR="007124BC" w:rsidRPr="00F447B2" w:rsidRDefault="007124BC" w:rsidP="007124BC">
      <w:pPr>
        <w:numPr>
          <w:ilvl w:val="0"/>
          <w:numId w:val="2"/>
        </w:numPr>
        <w:spacing w:before="240" w:after="0" w:line="276" w:lineRule="auto"/>
        <w:jc w:val="both"/>
        <w:rPr>
          <w:rFonts w:ascii="Arial" w:eastAsia="Arial" w:hAnsi="Arial" w:cs="Arial"/>
          <w:kern w:val="0"/>
          <w:sz w:val="22"/>
          <w:szCs w:val="22"/>
          <w:lang w:eastAsia="en-GB"/>
          <w14:ligatures w14:val="none"/>
          <w:rPrChange w:id="24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b/>
          <w:bCs/>
          <w:kern w:val="0"/>
          <w:sz w:val="22"/>
          <w:szCs w:val="22"/>
          <w:lang w:eastAsia="en-GB"/>
          <w14:ligatures w14:val="none"/>
          <w:rPrChange w:id="243" w:author="Olivia Xing" w:date="2026-06-04T12:35:00Z" w16du:dateUtc="2026-06-04T11:35:00Z">
            <w:rPr>
              <w:rFonts w:ascii="Arial" w:eastAsia="Arial" w:hAnsi="Arial" w:cs="Arial"/>
              <w:b/>
              <w:bCs/>
              <w:kern w:val="0"/>
              <w:sz w:val="22"/>
              <w:szCs w:val="22"/>
              <w:lang w:val="zh-CN" w:eastAsia="en-GB"/>
              <w14:ligatures w14:val="none"/>
            </w:rPr>
          </w:rPrChange>
        </w:rPr>
        <w:t>Stable neighbourhoods</w:t>
      </w:r>
      <w:r w:rsidRPr="00F447B2">
        <w:rPr>
          <w:rFonts w:ascii="Arial" w:eastAsia="Arial" w:hAnsi="Arial" w:cs="Arial"/>
          <w:kern w:val="0"/>
          <w:sz w:val="22"/>
          <w:szCs w:val="22"/>
          <w:lang w:eastAsia="en-GB"/>
          <w14:ligatures w14:val="none"/>
          <w:rPrChange w:id="244" w:author="Olivia Xing" w:date="2026-06-04T12:35:00Z" w16du:dateUtc="2026-06-04T11:35:00Z">
            <w:rPr>
              <w:rFonts w:ascii="Arial" w:eastAsia="Arial" w:hAnsi="Arial" w:cs="Arial"/>
              <w:kern w:val="0"/>
              <w:sz w:val="22"/>
              <w:szCs w:val="22"/>
              <w:lang w:val="zh-CN" w:eastAsia="en-GB"/>
              <w14:ligatures w14:val="none"/>
            </w:rPr>
          </w:rPrChange>
        </w:rPr>
        <w:br/>
        <w:t>Areas exhibiting comparatively limited hierarchical churn regardless of directional flow balance.</w:t>
      </w:r>
    </w:p>
    <w:p w14:paraId="166EE4E7" w14:textId="77777777" w:rsidR="007124BC" w:rsidRPr="00F447B2" w:rsidRDefault="007124BC" w:rsidP="007124BC">
      <w:pPr>
        <w:numPr>
          <w:ilvl w:val="0"/>
          <w:numId w:val="2"/>
        </w:numPr>
        <w:spacing w:after="0" w:line="276" w:lineRule="auto"/>
        <w:jc w:val="both"/>
        <w:rPr>
          <w:rFonts w:ascii="Arial" w:eastAsia="Arial" w:hAnsi="Arial" w:cs="Arial"/>
          <w:kern w:val="0"/>
          <w:sz w:val="22"/>
          <w:szCs w:val="22"/>
          <w:lang w:eastAsia="en-GB"/>
          <w14:ligatures w14:val="none"/>
          <w:rPrChange w:id="245" w:author="Olivia Xing" w:date="2026-06-04T12:35:00Z" w16du:dateUtc="2026-06-04T11:35:00Z">
            <w:rPr>
              <w:rFonts w:ascii="Arial" w:eastAsia="Arial" w:hAnsi="Arial" w:cs="Arial"/>
              <w:kern w:val="0"/>
              <w:sz w:val="22"/>
              <w:szCs w:val="22"/>
              <w:lang w:val="zh-CN" w:eastAsia="en-GB"/>
              <w14:ligatures w14:val="none"/>
            </w:rPr>
          </w:rPrChange>
        </w:rPr>
      </w:pPr>
      <w:commentRangeStart w:id="246"/>
      <w:r w:rsidRPr="00F447B2">
        <w:rPr>
          <w:rFonts w:ascii="Arial" w:eastAsia="Arial" w:hAnsi="Arial" w:cs="Arial"/>
          <w:b/>
          <w:bCs/>
          <w:kern w:val="0"/>
          <w:sz w:val="22"/>
          <w:szCs w:val="22"/>
          <w:lang w:eastAsia="en-GB"/>
          <w14:ligatures w14:val="none"/>
          <w:rPrChange w:id="247" w:author="Olivia Xing" w:date="2026-06-04T12:35:00Z" w16du:dateUtc="2026-06-04T11:35:00Z">
            <w:rPr>
              <w:rFonts w:ascii="Arial" w:eastAsia="Arial" w:hAnsi="Arial" w:cs="Arial"/>
              <w:b/>
              <w:bCs/>
              <w:kern w:val="0"/>
              <w:sz w:val="22"/>
              <w:szCs w:val="22"/>
              <w:lang w:val="zh-CN" w:eastAsia="en-GB"/>
              <w14:ligatures w14:val="none"/>
            </w:rPr>
          </w:rPrChange>
        </w:rPr>
        <w:t>Ascent-dominated restructuring</w:t>
      </w:r>
      <w:r w:rsidRPr="00F447B2">
        <w:rPr>
          <w:rFonts w:ascii="Arial" w:eastAsia="Arial" w:hAnsi="Arial" w:cs="Arial"/>
          <w:kern w:val="0"/>
          <w:sz w:val="22"/>
          <w:szCs w:val="22"/>
          <w:lang w:eastAsia="en-GB"/>
          <w14:ligatures w14:val="none"/>
          <w:rPrChange w:id="248" w:author="Olivia Xing" w:date="2026-06-04T12:35:00Z" w16du:dateUtc="2026-06-04T11:35:00Z">
            <w:rPr>
              <w:rFonts w:ascii="Arial" w:eastAsia="Arial" w:hAnsi="Arial" w:cs="Arial"/>
              <w:kern w:val="0"/>
              <w:sz w:val="22"/>
              <w:szCs w:val="22"/>
              <w:lang w:val="zh-CN" w:eastAsia="en-GB"/>
              <w14:ligatures w14:val="none"/>
            </w:rPr>
          </w:rPrChange>
        </w:rPr>
        <w:br/>
        <w:t>Neighbourhoods characterised by high churn and strongly positive Net Cascade values, indicating restructuring dynamics associated with neighbourhood socio-economic ascent.</w:t>
      </w:r>
    </w:p>
    <w:p w14:paraId="37503C2C" w14:textId="77777777" w:rsidR="007124BC" w:rsidRPr="00F447B2" w:rsidRDefault="007124BC" w:rsidP="007124BC">
      <w:pPr>
        <w:numPr>
          <w:ilvl w:val="0"/>
          <w:numId w:val="2"/>
        </w:numPr>
        <w:spacing w:after="0" w:line="276" w:lineRule="auto"/>
        <w:jc w:val="both"/>
        <w:rPr>
          <w:rFonts w:ascii="Arial" w:eastAsia="Arial" w:hAnsi="Arial" w:cs="Arial"/>
          <w:kern w:val="0"/>
          <w:sz w:val="22"/>
          <w:szCs w:val="22"/>
          <w:lang w:eastAsia="en-GB"/>
          <w14:ligatures w14:val="none"/>
          <w:rPrChange w:id="249"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b/>
          <w:bCs/>
          <w:kern w:val="0"/>
          <w:sz w:val="22"/>
          <w:szCs w:val="22"/>
          <w:lang w:eastAsia="en-GB"/>
          <w14:ligatures w14:val="none"/>
          <w:rPrChange w:id="250" w:author="Olivia Xing" w:date="2026-06-04T12:35:00Z" w16du:dateUtc="2026-06-04T11:35:00Z">
            <w:rPr>
              <w:rFonts w:ascii="Arial" w:eastAsia="Arial" w:hAnsi="Arial" w:cs="Arial"/>
              <w:b/>
              <w:bCs/>
              <w:kern w:val="0"/>
              <w:sz w:val="22"/>
              <w:szCs w:val="22"/>
              <w:lang w:val="zh-CN" w:eastAsia="en-GB"/>
              <w14:ligatures w14:val="none"/>
            </w:rPr>
          </w:rPrChange>
        </w:rPr>
        <w:t>Displacement-dominated restructuring</w:t>
      </w:r>
      <w:r w:rsidRPr="00F447B2">
        <w:rPr>
          <w:rFonts w:ascii="Arial" w:eastAsia="Arial" w:hAnsi="Arial" w:cs="Arial"/>
          <w:b/>
          <w:bCs/>
          <w:kern w:val="0"/>
          <w:sz w:val="22"/>
          <w:szCs w:val="22"/>
          <w:lang w:eastAsia="en-GB"/>
          <w14:ligatures w14:val="none"/>
          <w:rPrChange w:id="251" w:author="Olivia Xing" w:date="2026-06-04T12:35:00Z" w16du:dateUtc="2026-06-04T11:35:00Z">
            <w:rPr>
              <w:rFonts w:ascii="Arial" w:eastAsia="Arial" w:hAnsi="Arial" w:cs="Arial"/>
              <w:b/>
              <w:bCs/>
              <w:kern w:val="0"/>
              <w:sz w:val="22"/>
              <w:szCs w:val="22"/>
              <w:lang w:val="zh-CN" w:eastAsia="en-GB"/>
              <w14:ligatures w14:val="none"/>
            </w:rPr>
          </w:rPrChange>
        </w:rPr>
        <w:br/>
      </w:r>
      <w:r w:rsidRPr="00F447B2">
        <w:rPr>
          <w:rFonts w:ascii="Arial" w:eastAsia="Arial" w:hAnsi="Arial" w:cs="Arial"/>
          <w:kern w:val="0"/>
          <w:sz w:val="22"/>
          <w:szCs w:val="22"/>
          <w:lang w:eastAsia="en-GB"/>
          <w14:ligatures w14:val="none"/>
          <w:rPrChange w:id="252" w:author="Olivia Xing" w:date="2026-06-04T12:35:00Z" w16du:dateUtc="2026-06-04T11:35:00Z">
            <w:rPr>
              <w:rFonts w:ascii="Arial" w:eastAsia="Arial" w:hAnsi="Arial" w:cs="Arial"/>
              <w:kern w:val="0"/>
              <w:sz w:val="22"/>
              <w:szCs w:val="22"/>
              <w:lang w:val="zh-CN" w:eastAsia="en-GB"/>
              <w14:ligatures w14:val="none"/>
            </w:rPr>
          </w:rPrChange>
        </w:rPr>
        <w:t>Neighbourhoods characterised by high churn and strongly negative Net Cascade values, indicating intensified outward displacement pressure within the deprivation hierarchy.</w:t>
      </w:r>
      <w:commentRangeEnd w:id="246"/>
      <w:r w:rsidR="00F94DD9" w:rsidRPr="007124BC">
        <w:rPr>
          <w:rStyle w:val="CommentReference"/>
          <w:rFonts w:ascii="Arial" w:eastAsia="Arial" w:hAnsi="Arial" w:cs="Arial"/>
          <w:kern w:val="0"/>
          <w:sz w:val="22"/>
          <w:szCs w:val="22"/>
          <w:lang w:val="zh-CN" w:eastAsia="en-GB"/>
          <w14:ligatures w14:val="none"/>
        </w:rPr>
        <w:commentReference w:id="246"/>
      </w:r>
    </w:p>
    <w:p w14:paraId="1C213E0D" w14:textId="77777777" w:rsidR="007124BC" w:rsidRPr="00F447B2" w:rsidRDefault="007124BC" w:rsidP="007124BC">
      <w:pPr>
        <w:numPr>
          <w:ilvl w:val="0"/>
          <w:numId w:val="2"/>
        </w:numPr>
        <w:spacing w:after="240" w:line="276" w:lineRule="auto"/>
        <w:jc w:val="both"/>
        <w:rPr>
          <w:rFonts w:ascii="Arial" w:eastAsia="Arial" w:hAnsi="Arial" w:cs="Arial"/>
          <w:kern w:val="0"/>
          <w:sz w:val="22"/>
          <w:szCs w:val="22"/>
          <w:lang w:eastAsia="en-GB"/>
          <w14:ligatures w14:val="none"/>
          <w:rPrChange w:id="253"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b/>
          <w:bCs/>
          <w:kern w:val="0"/>
          <w:sz w:val="22"/>
          <w:szCs w:val="22"/>
          <w:lang w:eastAsia="en-GB"/>
          <w14:ligatures w14:val="none"/>
          <w:rPrChange w:id="254" w:author="Olivia Xing" w:date="2026-06-04T12:35:00Z" w16du:dateUtc="2026-06-04T11:35:00Z">
            <w:rPr>
              <w:rFonts w:ascii="Arial" w:eastAsia="Arial" w:hAnsi="Arial" w:cs="Arial"/>
              <w:b/>
              <w:bCs/>
              <w:kern w:val="0"/>
              <w:sz w:val="22"/>
              <w:szCs w:val="22"/>
              <w:lang w:val="zh-CN" w:eastAsia="en-GB"/>
              <w14:ligatures w14:val="none"/>
            </w:rPr>
          </w:rPrChange>
        </w:rPr>
        <w:t>Cascading circulation</w:t>
      </w:r>
      <w:r w:rsidRPr="00F447B2">
        <w:rPr>
          <w:rFonts w:ascii="Arial" w:eastAsia="Arial" w:hAnsi="Arial" w:cs="Arial"/>
          <w:kern w:val="0"/>
          <w:sz w:val="22"/>
          <w:szCs w:val="22"/>
          <w:lang w:eastAsia="en-GB"/>
          <w14:ligatures w14:val="none"/>
          <w:rPrChange w:id="255" w:author="Olivia Xing" w:date="2026-06-04T12:35:00Z" w16du:dateUtc="2026-06-04T11:35:00Z">
            <w:rPr>
              <w:rFonts w:ascii="Arial" w:eastAsia="Arial" w:hAnsi="Arial" w:cs="Arial"/>
              <w:kern w:val="0"/>
              <w:sz w:val="22"/>
              <w:szCs w:val="22"/>
              <w:lang w:val="zh-CN" w:eastAsia="en-GB"/>
              <w14:ligatures w14:val="none"/>
            </w:rPr>
          </w:rPrChange>
        </w:rPr>
        <w:br/>
        <w:t>Neighbourhoods exhibiting high levels of hierarchical mobility churn without a dominant directional imbalance, suggesting continuous circulation through the urban hierarchy rather than singular directional transition.</w:t>
      </w:r>
    </w:p>
    <w:p w14:paraId="425638F0" w14:textId="77777777" w:rsidR="007124BC" w:rsidRPr="00F447B2" w:rsidRDefault="007124BC" w:rsidP="007124BC">
      <w:pPr>
        <w:spacing w:before="240" w:after="240" w:line="276" w:lineRule="auto"/>
        <w:rPr>
          <w:rFonts w:ascii="Arial" w:eastAsia="Arial" w:hAnsi="Arial" w:cs="Arial"/>
          <w:kern w:val="0"/>
          <w:sz w:val="22"/>
          <w:szCs w:val="22"/>
          <w:lang w:eastAsia="en-GB"/>
          <w14:ligatures w14:val="none"/>
          <w:rPrChange w:id="256"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57" w:author="Olivia Xing" w:date="2026-06-04T12:35:00Z" w16du:dateUtc="2026-06-04T11:35:00Z">
            <w:rPr>
              <w:rFonts w:ascii="Arial" w:eastAsia="Arial" w:hAnsi="Arial" w:cs="Arial"/>
              <w:kern w:val="0"/>
              <w:sz w:val="22"/>
              <w:szCs w:val="22"/>
              <w:lang w:val="zh-CN" w:eastAsia="en-GB"/>
              <w14:ligatures w14:val="none"/>
            </w:rPr>
          </w:rPrChange>
        </w:rPr>
        <w:t>Rather than defining neighbourhood change through deprivation outcomes directly, the typology remains fundamentally flow-centred, classifying neighbourhoods according to the intensity and asymmetry of hierarchical migration structures.</w:t>
      </w:r>
    </w:p>
    <w:p w14:paraId="00D31C38" w14:textId="77777777" w:rsidR="007124BC" w:rsidRPr="00F447B2" w:rsidRDefault="007124BC" w:rsidP="007124BC">
      <w:pPr>
        <w:spacing w:before="480" w:after="240" w:line="276" w:lineRule="auto"/>
        <w:outlineLvl w:val="1"/>
        <w:rPr>
          <w:rFonts w:ascii="Arial" w:eastAsia="Arial" w:hAnsi="Arial" w:cs="Arial"/>
          <w:b/>
          <w:bCs/>
          <w:kern w:val="0"/>
          <w:sz w:val="34"/>
          <w:szCs w:val="34"/>
          <w:lang w:eastAsia="en-GB"/>
          <w14:ligatures w14:val="none"/>
          <w:rPrChange w:id="258" w:author="Olivia Xing" w:date="2026-06-04T12:35:00Z" w16du:dateUtc="2026-06-04T11:35:00Z">
            <w:rPr>
              <w:rFonts w:ascii="Arial" w:eastAsia="Arial" w:hAnsi="Arial" w:cs="Arial"/>
              <w:b/>
              <w:bCs/>
              <w:kern w:val="0"/>
              <w:sz w:val="34"/>
              <w:szCs w:val="34"/>
              <w:lang w:val="zh-CN" w:eastAsia="en-GB"/>
              <w14:ligatures w14:val="none"/>
            </w:rPr>
          </w:rPrChange>
        </w:rPr>
      </w:pPr>
      <w:bookmarkStart w:id="259" w:name="_hqs1s6pjm1oy" w:colFirst="0" w:colLast="0"/>
      <w:bookmarkEnd w:id="259"/>
      <w:r w:rsidRPr="00F447B2">
        <w:rPr>
          <w:rFonts w:ascii="Arial" w:eastAsia="Arial" w:hAnsi="Arial" w:cs="Arial"/>
          <w:b/>
          <w:bCs/>
          <w:kern w:val="0"/>
          <w:sz w:val="34"/>
          <w:szCs w:val="34"/>
          <w:lang w:eastAsia="en-GB"/>
          <w14:ligatures w14:val="none"/>
          <w:rPrChange w:id="260" w:author="Olivia Xing" w:date="2026-06-04T12:35:00Z" w16du:dateUtc="2026-06-04T11:35:00Z">
            <w:rPr>
              <w:rFonts w:ascii="Arial" w:eastAsia="Arial" w:hAnsi="Arial" w:cs="Arial"/>
              <w:b/>
              <w:bCs/>
              <w:kern w:val="0"/>
              <w:sz w:val="34"/>
              <w:szCs w:val="34"/>
              <w:lang w:val="zh-CN" w:eastAsia="en-GB"/>
              <w14:ligatures w14:val="none"/>
            </w:rPr>
          </w:rPrChange>
        </w:rPr>
        <w:t>3.9 Validation Design</w:t>
      </w:r>
    </w:p>
    <w:p w14:paraId="3DEE3954"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261" w:author="Olivia Xing" w:date="2026-06-04T12:35:00Z" w16du:dateUtc="2026-06-04T11:35:00Z">
            <w:rPr>
              <w:rFonts w:ascii="Arial" w:eastAsia="Arial" w:hAnsi="Arial" w:cs="Arial"/>
              <w:b/>
              <w:bCs/>
              <w:kern w:val="0"/>
              <w:sz w:val="26"/>
              <w:szCs w:val="26"/>
              <w:lang w:val="zh-CN" w:eastAsia="en-GB"/>
              <w14:ligatures w14:val="none"/>
            </w:rPr>
          </w:rPrChange>
        </w:rPr>
      </w:pPr>
      <w:bookmarkStart w:id="262" w:name="_qckyhnvpd9rw" w:colFirst="0" w:colLast="0"/>
      <w:bookmarkEnd w:id="262"/>
      <w:r w:rsidRPr="00F447B2">
        <w:rPr>
          <w:rFonts w:ascii="Arial" w:eastAsia="Arial" w:hAnsi="Arial" w:cs="Arial"/>
          <w:b/>
          <w:bCs/>
          <w:kern w:val="0"/>
          <w:sz w:val="26"/>
          <w:szCs w:val="26"/>
          <w:lang w:eastAsia="en-GB"/>
          <w14:ligatures w14:val="none"/>
          <w:rPrChange w:id="263" w:author="Olivia Xing" w:date="2026-06-04T12:35:00Z" w16du:dateUtc="2026-06-04T11:35:00Z">
            <w:rPr>
              <w:rFonts w:ascii="Arial" w:eastAsia="Arial" w:hAnsi="Arial" w:cs="Arial"/>
              <w:b/>
              <w:bCs/>
              <w:kern w:val="0"/>
              <w:sz w:val="26"/>
              <w:szCs w:val="26"/>
              <w:lang w:val="zh-CN" w:eastAsia="en-GB"/>
              <w14:ligatures w14:val="none"/>
            </w:rPr>
          </w:rPrChange>
        </w:rPr>
        <w:t>3.9.1 IMD Change as Validation Outcome</w:t>
      </w:r>
    </w:p>
    <w:p w14:paraId="771A3311"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6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65" w:author="Olivia Xing" w:date="2026-06-04T12:35:00Z" w16du:dateUtc="2026-06-04T11:35:00Z">
            <w:rPr>
              <w:rFonts w:ascii="Arial" w:eastAsia="Arial" w:hAnsi="Arial" w:cs="Arial"/>
              <w:kern w:val="0"/>
              <w:sz w:val="22"/>
              <w:szCs w:val="22"/>
              <w:lang w:val="zh-CN" w:eastAsia="en-GB"/>
              <w14:ligatures w14:val="none"/>
            </w:rPr>
          </w:rPrChange>
        </w:rPr>
        <w:t>The validation stage examines whether neighbourhoods exhibiting strong cascade signatures also display trajectories consistent with socio-economic ascent between 2010 and 2019.</w:t>
      </w:r>
    </w:p>
    <w:p w14:paraId="4325F987"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66"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67" w:author="Olivia Xing" w:date="2026-06-04T12:35:00Z" w16du:dateUtc="2026-06-04T11:35:00Z">
            <w:rPr>
              <w:rFonts w:ascii="Arial" w:eastAsia="Arial" w:hAnsi="Arial" w:cs="Arial"/>
              <w:kern w:val="0"/>
              <w:sz w:val="22"/>
              <w:szCs w:val="22"/>
              <w:lang w:val="zh-CN" w:eastAsia="en-GB"/>
              <w14:ligatures w14:val="none"/>
            </w:rPr>
          </w:rPrChange>
        </w:rPr>
        <w:t>The principal validation outcome is IMD Percentile Change, calculated as the change in an MSOA’s national deprivation percentile position between IMD 2010 and IMD 2019. IMD ranks are converted into percentiles to ensure comparability across releases, as the total number of English LSOAs differs between datasets.</w:t>
      </w:r>
    </w:p>
    <w:p w14:paraId="22E28EAE"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68"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69" w:author="Olivia Xing" w:date="2026-06-04T12:35:00Z" w16du:dateUtc="2026-06-04T11:35:00Z">
            <w:rPr>
              <w:rFonts w:ascii="Arial" w:eastAsia="Arial" w:hAnsi="Arial" w:cs="Arial"/>
              <w:kern w:val="0"/>
              <w:sz w:val="22"/>
              <w:szCs w:val="22"/>
              <w:lang w:val="zh-CN" w:eastAsia="en-GB"/>
              <w14:ligatures w14:val="none"/>
            </w:rPr>
          </w:rPrChange>
        </w:rPr>
        <w:t>Positive values indicate relative upward repositioning within the national deprivation hierarchy and therefore reflect neighbourhood socio-economic ascent.</w:t>
      </w:r>
    </w:p>
    <w:p w14:paraId="68886C7F"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70"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71" w:author="Olivia Xing" w:date="2026-06-04T12:35:00Z" w16du:dateUtc="2026-06-04T11:35:00Z">
            <w:rPr>
              <w:rFonts w:ascii="Arial" w:eastAsia="Arial" w:hAnsi="Arial" w:cs="Arial"/>
              <w:kern w:val="0"/>
              <w:sz w:val="22"/>
              <w:szCs w:val="22"/>
              <w:lang w:val="zh-CN" w:eastAsia="en-GB"/>
              <w14:ligatures w14:val="none"/>
            </w:rPr>
          </w:rPrChange>
        </w:rPr>
        <w:lastRenderedPageBreak/>
        <w:t>A secondary comparison measure using raw IMD score differences is also retained for robustness purposes. However, because IMD scores are not strictly comparable across releases and remain sensitive to baseline deprivation intensity, score changes are interpreted cautiously and are not treated as the primary validation outcome.</w:t>
      </w:r>
    </w:p>
    <w:p w14:paraId="54B72252"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272" w:author="Olivia Xing" w:date="2026-06-04T12:35:00Z" w16du:dateUtc="2026-06-04T11:35:00Z">
            <w:rPr>
              <w:rFonts w:ascii="Arial" w:eastAsia="Arial" w:hAnsi="Arial" w:cs="Arial"/>
              <w:b/>
              <w:bCs/>
              <w:kern w:val="0"/>
              <w:sz w:val="26"/>
              <w:szCs w:val="26"/>
              <w:lang w:val="zh-CN" w:eastAsia="en-GB"/>
              <w14:ligatures w14:val="none"/>
            </w:rPr>
          </w:rPrChange>
        </w:rPr>
      </w:pPr>
      <w:bookmarkStart w:id="273" w:name="_c7k5lpktnmkh" w:colFirst="0" w:colLast="0"/>
      <w:bookmarkEnd w:id="273"/>
      <w:r w:rsidRPr="00F447B2">
        <w:rPr>
          <w:rFonts w:ascii="Arial" w:eastAsia="Arial" w:hAnsi="Arial" w:cs="Arial"/>
          <w:b/>
          <w:bCs/>
          <w:kern w:val="0"/>
          <w:sz w:val="26"/>
          <w:szCs w:val="26"/>
          <w:lang w:eastAsia="en-GB"/>
          <w14:ligatures w14:val="none"/>
          <w:rPrChange w:id="274" w:author="Olivia Xing" w:date="2026-06-04T12:35:00Z" w16du:dateUtc="2026-06-04T11:35:00Z">
            <w:rPr>
              <w:rFonts w:ascii="Arial" w:eastAsia="Arial" w:hAnsi="Arial" w:cs="Arial"/>
              <w:b/>
              <w:bCs/>
              <w:kern w:val="0"/>
              <w:sz w:val="26"/>
              <w:szCs w:val="26"/>
              <w:lang w:val="zh-CN" w:eastAsia="en-GB"/>
              <w14:ligatures w14:val="none"/>
            </w:rPr>
          </w:rPrChange>
        </w:rPr>
        <w:t>3.9.2 Statistical Validation Strategy</w:t>
      </w:r>
    </w:p>
    <w:p w14:paraId="10AC89FF" w14:textId="77777777" w:rsidR="007124BC" w:rsidRPr="00F447B2" w:rsidRDefault="007124BC" w:rsidP="007124BC">
      <w:pPr>
        <w:spacing w:before="240" w:after="240" w:line="276" w:lineRule="auto"/>
        <w:rPr>
          <w:rFonts w:ascii="Arial" w:eastAsia="Arial" w:hAnsi="Arial" w:cs="Arial"/>
          <w:kern w:val="0"/>
          <w:sz w:val="22"/>
          <w:szCs w:val="22"/>
          <w:lang w:eastAsia="en-GB"/>
          <w14:ligatures w14:val="none"/>
          <w:rPrChange w:id="275"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76" w:author="Olivia Xing" w:date="2026-06-04T12:35:00Z" w16du:dateUtc="2026-06-04T11:35:00Z">
            <w:rPr>
              <w:rFonts w:ascii="Arial" w:eastAsia="Arial" w:hAnsi="Arial" w:cs="Arial"/>
              <w:kern w:val="0"/>
              <w:sz w:val="22"/>
              <w:szCs w:val="22"/>
              <w:lang w:val="zh-CN" w:eastAsia="en-GB"/>
              <w14:ligatures w14:val="none"/>
            </w:rPr>
          </w:rPrChange>
        </w:rPr>
        <w:t>Validation is conducted through a series of complementary statistical analyses designed to assess whether inferred cascade structures correspond systematically with independent patterns of neighbourhood socio-economic change.</w:t>
      </w:r>
    </w:p>
    <w:p w14:paraId="4636A5D2" w14:textId="77777777" w:rsidR="007124BC" w:rsidRPr="00F447B2" w:rsidRDefault="007124BC" w:rsidP="007124BC">
      <w:pPr>
        <w:spacing w:before="280" w:after="80" w:line="360" w:lineRule="auto"/>
        <w:outlineLvl w:val="3"/>
        <w:rPr>
          <w:rFonts w:ascii="Arial" w:eastAsia="Arial" w:hAnsi="Arial" w:cs="Arial"/>
          <w:b/>
          <w:bCs/>
          <w:kern w:val="0"/>
          <w:lang w:eastAsia="en-GB"/>
          <w14:ligatures w14:val="none"/>
          <w:rPrChange w:id="277" w:author="Olivia Xing" w:date="2026-06-04T12:35:00Z" w16du:dateUtc="2026-06-04T11:35:00Z">
            <w:rPr>
              <w:rFonts w:ascii="Arial" w:eastAsia="Arial" w:hAnsi="Arial" w:cs="Arial"/>
              <w:b/>
              <w:bCs/>
              <w:kern w:val="0"/>
              <w:lang w:val="zh-CN" w:eastAsia="en-GB"/>
              <w14:ligatures w14:val="none"/>
            </w:rPr>
          </w:rPrChange>
        </w:rPr>
      </w:pPr>
      <w:bookmarkStart w:id="278" w:name="_37gal5dtf1e4" w:colFirst="0" w:colLast="0"/>
      <w:bookmarkEnd w:id="278"/>
      <w:r w:rsidRPr="00F447B2">
        <w:rPr>
          <w:rFonts w:ascii="Arial" w:eastAsia="Arial" w:hAnsi="Arial" w:cs="Arial"/>
          <w:b/>
          <w:bCs/>
          <w:kern w:val="0"/>
          <w:lang w:eastAsia="en-GB"/>
          <w14:ligatures w14:val="none"/>
          <w:rPrChange w:id="279" w:author="Olivia Xing" w:date="2026-06-04T12:35:00Z" w16du:dateUtc="2026-06-04T11:35:00Z">
            <w:rPr>
              <w:rFonts w:ascii="Arial" w:eastAsia="Arial" w:hAnsi="Arial" w:cs="Arial"/>
              <w:b/>
              <w:bCs/>
              <w:kern w:val="0"/>
              <w:lang w:val="zh-CN" w:eastAsia="en-GB"/>
              <w14:ligatures w14:val="none"/>
            </w:rPr>
          </w:rPrChange>
        </w:rPr>
        <w:t>Bivariate Correlation Analysis</w:t>
      </w:r>
    </w:p>
    <w:p w14:paraId="39844D3E"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80"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81" w:author="Olivia Xing" w:date="2026-06-04T12:35:00Z" w16du:dateUtc="2026-06-04T11:35:00Z">
            <w:rPr>
              <w:rFonts w:ascii="Arial" w:eastAsia="Arial" w:hAnsi="Arial" w:cs="Arial"/>
              <w:kern w:val="0"/>
              <w:sz w:val="22"/>
              <w:szCs w:val="22"/>
              <w:lang w:val="zh-CN" w:eastAsia="en-GB"/>
              <w14:ligatures w14:val="none"/>
            </w:rPr>
          </w:rPrChange>
        </w:rPr>
        <w:t>Pearson correlation coefficients are calculated between each cascade metric and IMD Percentile Change. Positive relationships would indicate that neighbourhoods exhibiting stronger cascade dynamics also tend to experience greater upward repositioning within the deprivation hierarchy.</w:t>
      </w:r>
    </w:p>
    <w:p w14:paraId="23942934" w14:textId="77777777" w:rsidR="007124BC" w:rsidRPr="00F447B2" w:rsidRDefault="007124BC" w:rsidP="007124BC">
      <w:pPr>
        <w:spacing w:before="280" w:after="80" w:line="360" w:lineRule="auto"/>
        <w:outlineLvl w:val="3"/>
        <w:rPr>
          <w:rFonts w:ascii="Arial" w:eastAsia="Arial" w:hAnsi="Arial" w:cs="Arial"/>
          <w:b/>
          <w:bCs/>
          <w:kern w:val="0"/>
          <w:lang w:eastAsia="en-GB"/>
          <w14:ligatures w14:val="none"/>
          <w:rPrChange w:id="282" w:author="Olivia Xing" w:date="2026-06-04T12:35:00Z" w16du:dateUtc="2026-06-04T11:35:00Z">
            <w:rPr>
              <w:rFonts w:ascii="Arial" w:eastAsia="Arial" w:hAnsi="Arial" w:cs="Arial"/>
              <w:b/>
              <w:bCs/>
              <w:kern w:val="0"/>
              <w:lang w:val="zh-CN" w:eastAsia="en-GB"/>
              <w14:ligatures w14:val="none"/>
            </w:rPr>
          </w:rPrChange>
        </w:rPr>
      </w:pPr>
      <w:bookmarkStart w:id="283" w:name="_8qn7gskb7ha" w:colFirst="0" w:colLast="0"/>
      <w:bookmarkEnd w:id="283"/>
      <w:r w:rsidRPr="00F447B2">
        <w:rPr>
          <w:rFonts w:ascii="Arial" w:eastAsia="Arial" w:hAnsi="Arial" w:cs="Arial"/>
          <w:b/>
          <w:bCs/>
          <w:kern w:val="0"/>
          <w:lang w:eastAsia="en-GB"/>
          <w14:ligatures w14:val="none"/>
          <w:rPrChange w:id="284" w:author="Olivia Xing" w:date="2026-06-04T12:35:00Z" w16du:dateUtc="2026-06-04T11:35:00Z">
            <w:rPr>
              <w:rFonts w:ascii="Arial" w:eastAsia="Arial" w:hAnsi="Arial" w:cs="Arial"/>
              <w:b/>
              <w:bCs/>
              <w:kern w:val="0"/>
              <w:lang w:val="zh-CN" w:eastAsia="en-GB"/>
              <w14:ligatures w14:val="none"/>
            </w:rPr>
          </w:rPrChange>
        </w:rPr>
        <w:t>Partial Correlation Analysis</w:t>
      </w:r>
    </w:p>
    <w:p w14:paraId="05FD7607"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85"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86" w:author="Olivia Xing" w:date="2026-06-04T12:35:00Z" w16du:dateUtc="2026-06-04T11:35:00Z">
            <w:rPr>
              <w:rFonts w:ascii="Arial" w:eastAsia="Arial" w:hAnsi="Arial" w:cs="Arial"/>
              <w:kern w:val="0"/>
              <w:sz w:val="22"/>
              <w:szCs w:val="22"/>
              <w:lang w:val="zh-CN" w:eastAsia="en-GB"/>
              <w14:ligatures w14:val="none"/>
            </w:rPr>
          </w:rPrChange>
        </w:rPr>
        <w:t>Because both migration restructuring and neighbourhood change may be associated with baseline deprivation conditions, partial correlations are additionally estimated while controlling for IMD 2010 scores. This provides a robustness check assessing whether the observed relationships persist independently of initial deprivation intensity.</w:t>
      </w:r>
    </w:p>
    <w:p w14:paraId="67A59E9E" w14:textId="77777777" w:rsidR="007124BC" w:rsidRPr="00F447B2" w:rsidRDefault="007124BC" w:rsidP="007124BC">
      <w:pPr>
        <w:spacing w:before="280" w:after="80" w:line="360" w:lineRule="auto"/>
        <w:outlineLvl w:val="3"/>
        <w:rPr>
          <w:rFonts w:ascii="Arial" w:eastAsia="Arial" w:hAnsi="Arial" w:cs="Arial"/>
          <w:b/>
          <w:bCs/>
          <w:kern w:val="0"/>
          <w:lang w:eastAsia="en-GB"/>
          <w14:ligatures w14:val="none"/>
          <w:rPrChange w:id="287" w:author="Olivia Xing" w:date="2026-06-04T12:35:00Z" w16du:dateUtc="2026-06-04T11:35:00Z">
            <w:rPr>
              <w:rFonts w:ascii="Arial" w:eastAsia="Arial" w:hAnsi="Arial" w:cs="Arial"/>
              <w:b/>
              <w:bCs/>
              <w:kern w:val="0"/>
              <w:lang w:val="zh-CN" w:eastAsia="en-GB"/>
              <w14:ligatures w14:val="none"/>
            </w:rPr>
          </w:rPrChange>
        </w:rPr>
      </w:pPr>
      <w:bookmarkStart w:id="288" w:name="_w34l4apn538v" w:colFirst="0" w:colLast="0"/>
      <w:bookmarkEnd w:id="288"/>
      <w:r w:rsidRPr="00F447B2">
        <w:rPr>
          <w:rFonts w:ascii="Arial" w:eastAsia="Arial" w:hAnsi="Arial" w:cs="Arial"/>
          <w:b/>
          <w:bCs/>
          <w:kern w:val="0"/>
          <w:lang w:eastAsia="en-GB"/>
          <w14:ligatures w14:val="none"/>
          <w:rPrChange w:id="289" w:author="Olivia Xing" w:date="2026-06-04T12:35:00Z" w16du:dateUtc="2026-06-04T11:35:00Z">
            <w:rPr>
              <w:rFonts w:ascii="Arial" w:eastAsia="Arial" w:hAnsi="Arial" w:cs="Arial"/>
              <w:b/>
              <w:bCs/>
              <w:kern w:val="0"/>
              <w:lang w:val="zh-CN" w:eastAsia="en-GB"/>
              <w14:ligatures w14:val="none"/>
            </w:rPr>
          </w:rPrChange>
        </w:rPr>
        <w:t>Typological Validation</w:t>
      </w:r>
    </w:p>
    <w:p w14:paraId="57C2F674"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90"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91" w:author="Olivia Xing" w:date="2026-06-04T12:35:00Z" w16du:dateUtc="2026-06-04T11:35:00Z">
            <w:rPr>
              <w:rFonts w:ascii="Arial" w:eastAsia="Arial" w:hAnsi="Arial" w:cs="Arial"/>
              <w:kern w:val="0"/>
              <w:sz w:val="22"/>
              <w:szCs w:val="22"/>
              <w:lang w:val="zh-CN" w:eastAsia="en-GB"/>
              <w14:ligatures w14:val="none"/>
            </w:rPr>
          </w:rPrChange>
        </w:rPr>
        <w:t>One-way ANOVA tests are used to compare mean IMD Percentile Change across the four restructuring regimes identified by the cascading typology.</w:t>
      </w:r>
    </w:p>
    <w:p w14:paraId="6D759EE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9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93" w:author="Olivia Xing" w:date="2026-06-04T12:35:00Z" w16du:dateUtc="2026-06-04T11:35:00Z">
            <w:rPr>
              <w:rFonts w:ascii="Arial" w:eastAsia="Arial" w:hAnsi="Arial" w:cs="Arial"/>
              <w:kern w:val="0"/>
              <w:sz w:val="22"/>
              <w:szCs w:val="22"/>
              <w:lang w:val="zh-CN" w:eastAsia="en-GB"/>
              <w14:ligatures w14:val="none"/>
            </w:rPr>
          </w:rPrChange>
        </w:rPr>
        <w:t>Under the proposed framework, ascent-dominated neighbourhoods are expected to exhibit the strongest average upward repositioning within the deprivation hierarchy, while stable neighbourhoods are expected to display comparatively limited socio-economic change. Cascading circulation and displacement-dominated neighbourhoods are expected to exhibit more mixed transitional trajectories associated with broader restructuring processes.</w:t>
      </w:r>
    </w:p>
    <w:p w14:paraId="545EBB52" w14:textId="77777777" w:rsidR="007124BC" w:rsidRPr="00F447B2" w:rsidRDefault="007124BC" w:rsidP="007124BC">
      <w:pPr>
        <w:spacing w:before="280" w:after="80" w:line="360" w:lineRule="auto"/>
        <w:outlineLvl w:val="3"/>
        <w:rPr>
          <w:rFonts w:ascii="Arial" w:eastAsia="Arial" w:hAnsi="Arial" w:cs="Arial"/>
          <w:b/>
          <w:bCs/>
          <w:kern w:val="0"/>
          <w:lang w:eastAsia="en-GB"/>
          <w14:ligatures w14:val="none"/>
          <w:rPrChange w:id="294" w:author="Olivia Xing" w:date="2026-06-04T12:35:00Z" w16du:dateUtc="2026-06-04T11:35:00Z">
            <w:rPr>
              <w:rFonts w:ascii="Arial" w:eastAsia="Arial" w:hAnsi="Arial" w:cs="Arial"/>
              <w:b/>
              <w:bCs/>
              <w:kern w:val="0"/>
              <w:lang w:val="zh-CN" w:eastAsia="en-GB"/>
              <w14:ligatures w14:val="none"/>
            </w:rPr>
          </w:rPrChange>
        </w:rPr>
      </w:pPr>
      <w:bookmarkStart w:id="295" w:name="_40gixcqmxhm4" w:colFirst="0" w:colLast="0"/>
      <w:bookmarkEnd w:id="295"/>
      <w:r w:rsidRPr="00F447B2">
        <w:rPr>
          <w:rFonts w:ascii="Arial" w:eastAsia="Arial" w:hAnsi="Arial" w:cs="Arial"/>
          <w:b/>
          <w:bCs/>
          <w:kern w:val="0"/>
          <w:lang w:eastAsia="en-GB"/>
          <w14:ligatures w14:val="none"/>
          <w:rPrChange w:id="296" w:author="Olivia Xing" w:date="2026-06-04T12:35:00Z" w16du:dateUtc="2026-06-04T11:35:00Z">
            <w:rPr>
              <w:rFonts w:ascii="Arial" w:eastAsia="Arial" w:hAnsi="Arial" w:cs="Arial"/>
              <w:b/>
              <w:bCs/>
              <w:kern w:val="0"/>
              <w:lang w:val="zh-CN" w:eastAsia="en-GB"/>
              <w14:ligatures w14:val="none"/>
            </w:rPr>
          </w:rPrChange>
        </w:rPr>
        <w:t>Decile-Level Analysis</w:t>
      </w:r>
    </w:p>
    <w:p w14:paraId="51450EBB"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297"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298" w:author="Olivia Xing" w:date="2026-06-04T12:35:00Z" w16du:dateUtc="2026-06-04T11:35:00Z">
            <w:rPr>
              <w:rFonts w:ascii="Arial" w:eastAsia="Arial" w:hAnsi="Arial" w:cs="Arial"/>
              <w:kern w:val="0"/>
              <w:sz w:val="22"/>
              <w:szCs w:val="22"/>
              <w:lang w:val="zh-CN" w:eastAsia="en-GB"/>
              <w14:ligatures w14:val="none"/>
            </w:rPr>
          </w:rPrChange>
        </w:rPr>
        <w:t>Before applying the cascade metrics to empirical analysis, they are aggregated by deprivation decile to evaluate whether they successfully capture expected hierarchical spatial structures. If the metrics accurately operationalise hierarchical mobility, two patterns will emerge:</w:t>
      </w:r>
    </w:p>
    <w:p w14:paraId="615302E2" w14:textId="77777777" w:rsidR="007124BC" w:rsidRPr="00F447B2" w:rsidRDefault="007124BC" w:rsidP="007124BC">
      <w:pPr>
        <w:numPr>
          <w:ilvl w:val="0"/>
          <w:numId w:val="1"/>
        </w:numPr>
        <w:spacing w:before="240" w:after="0" w:line="276" w:lineRule="auto"/>
        <w:jc w:val="both"/>
        <w:rPr>
          <w:rFonts w:ascii="Arial" w:eastAsia="Arial" w:hAnsi="Arial" w:cs="Arial"/>
          <w:kern w:val="0"/>
          <w:sz w:val="22"/>
          <w:szCs w:val="22"/>
          <w:lang w:eastAsia="en-GB"/>
          <w14:ligatures w14:val="none"/>
          <w:rPrChange w:id="299"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b/>
          <w:bCs/>
          <w:kern w:val="0"/>
          <w:sz w:val="22"/>
          <w:szCs w:val="22"/>
          <w:lang w:eastAsia="en-GB"/>
          <w14:ligatures w14:val="none"/>
          <w:rPrChange w:id="300" w:author="Olivia Xing" w:date="2026-06-04T12:35:00Z" w16du:dateUtc="2026-06-04T11:35:00Z">
            <w:rPr>
              <w:rFonts w:ascii="Arial" w:eastAsia="Arial" w:hAnsi="Arial" w:cs="Arial"/>
              <w:b/>
              <w:bCs/>
              <w:kern w:val="0"/>
              <w:sz w:val="22"/>
              <w:szCs w:val="22"/>
              <w:lang w:val="zh-CN" w:eastAsia="en-GB"/>
              <w14:ligatures w14:val="none"/>
            </w:rPr>
          </w:rPrChange>
        </w:rPr>
        <w:t xml:space="preserve">Cascade intensity </w:t>
      </w:r>
      <w:r w:rsidRPr="00F447B2">
        <w:rPr>
          <w:rFonts w:ascii="Arial" w:eastAsia="Arial" w:hAnsi="Arial" w:cs="Arial"/>
          <w:kern w:val="0"/>
          <w:sz w:val="22"/>
          <w:szCs w:val="22"/>
          <w:lang w:eastAsia="en-GB"/>
          <w14:ligatures w14:val="none"/>
          <w:rPrChange w:id="301" w:author="Olivia Xing" w:date="2026-06-04T12:35:00Z" w16du:dateUtc="2026-06-04T11:35:00Z">
            <w:rPr>
              <w:rFonts w:ascii="Arial" w:eastAsia="Arial" w:hAnsi="Arial" w:cs="Arial"/>
              <w:kern w:val="0"/>
              <w:sz w:val="22"/>
              <w:szCs w:val="22"/>
              <w:lang w:val="zh-CN" w:eastAsia="en-GB"/>
              <w14:ligatures w14:val="none"/>
            </w:rPr>
          </w:rPrChange>
        </w:rPr>
        <w:t>(`</w:t>
      </w:r>
      <w:proofErr w:type="spellStart"/>
      <w:r w:rsidRPr="00F447B2">
        <w:rPr>
          <w:rFonts w:ascii="Arial" w:eastAsia="Arial" w:hAnsi="Arial" w:cs="Arial"/>
          <w:kern w:val="0"/>
          <w:sz w:val="22"/>
          <w:szCs w:val="22"/>
          <w:lang w:eastAsia="en-GB"/>
          <w14:ligatures w14:val="none"/>
          <w:rPrChange w:id="302" w:author="Olivia Xing" w:date="2026-06-04T12:35:00Z" w16du:dateUtc="2026-06-04T11:35:00Z">
            <w:rPr>
              <w:rFonts w:ascii="Arial" w:eastAsia="Arial" w:hAnsi="Arial" w:cs="Arial"/>
              <w:kern w:val="0"/>
              <w:sz w:val="22"/>
              <w:szCs w:val="22"/>
              <w:lang w:val="zh-CN" w:eastAsia="en-GB"/>
              <w14:ligatures w14:val="none"/>
            </w:rPr>
          </w:rPrChange>
        </w:rPr>
        <w:t>CFI_Churn</w:t>
      </w:r>
      <w:proofErr w:type="spellEnd"/>
      <w:r w:rsidRPr="00F447B2">
        <w:rPr>
          <w:rFonts w:ascii="Arial" w:eastAsia="Arial" w:hAnsi="Arial" w:cs="Arial"/>
          <w:kern w:val="0"/>
          <w:sz w:val="22"/>
          <w:szCs w:val="22"/>
          <w:lang w:eastAsia="en-GB"/>
          <w14:ligatures w14:val="none"/>
          <w:rPrChange w:id="303" w:author="Olivia Xing" w:date="2026-06-04T12:35:00Z" w16du:dateUtc="2026-06-04T11:35:00Z">
            <w:rPr>
              <w:rFonts w:ascii="Arial" w:eastAsia="Arial" w:hAnsi="Arial" w:cs="Arial"/>
              <w:kern w:val="0"/>
              <w:sz w:val="22"/>
              <w:szCs w:val="22"/>
              <w:lang w:val="zh-CN" w:eastAsia="en-GB"/>
              <w14:ligatures w14:val="none"/>
            </w:rPr>
          </w:rPrChange>
        </w:rPr>
        <w:t>`) should exhibit an inverted-U distribution, reflecting both the mathematical constraints at the hierarchical boundaries (where upward or downward flows are restricted) and the concentration of restructuring pressures within intermediate deciles.</w:t>
      </w:r>
    </w:p>
    <w:p w14:paraId="48A287F8" w14:textId="77777777" w:rsidR="007124BC" w:rsidRPr="00F447B2" w:rsidRDefault="007124BC" w:rsidP="007124BC">
      <w:pPr>
        <w:numPr>
          <w:ilvl w:val="0"/>
          <w:numId w:val="1"/>
        </w:numPr>
        <w:spacing w:after="240" w:line="276" w:lineRule="auto"/>
        <w:jc w:val="both"/>
        <w:rPr>
          <w:rFonts w:ascii="Arial" w:eastAsia="Arial" w:hAnsi="Arial" w:cs="Arial"/>
          <w:kern w:val="0"/>
          <w:sz w:val="22"/>
          <w:szCs w:val="22"/>
          <w:lang w:eastAsia="en-GB"/>
          <w14:ligatures w14:val="none"/>
          <w:rPrChange w:id="30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b/>
          <w:bCs/>
          <w:kern w:val="0"/>
          <w:sz w:val="22"/>
          <w:szCs w:val="22"/>
          <w:lang w:eastAsia="en-GB"/>
          <w14:ligatures w14:val="none"/>
          <w:rPrChange w:id="305" w:author="Olivia Xing" w:date="2026-06-04T12:35:00Z" w16du:dateUtc="2026-06-04T11:35:00Z">
            <w:rPr>
              <w:rFonts w:ascii="Arial" w:eastAsia="Arial" w:hAnsi="Arial" w:cs="Arial"/>
              <w:b/>
              <w:bCs/>
              <w:kern w:val="0"/>
              <w:sz w:val="22"/>
              <w:szCs w:val="22"/>
              <w:lang w:val="zh-CN" w:eastAsia="en-GB"/>
              <w14:ligatures w14:val="none"/>
            </w:rPr>
          </w:rPrChange>
        </w:rPr>
        <w:lastRenderedPageBreak/>
        <w:t>Net Cascade</w:t>
      </w:r>
      <w:r w:rsidRPr="00F447B2">
        <w:rPr>
          <w:rFonts w:ascii="Arial" w:eastAsia="Arial" w:hAnsi="Arial" w:cs="Arial"/>
          <w:kern w:val="0"/>
          <w:sz w:val="22"/>
          <w:szCs w:val="22"/>
          <w:lang w:eastAsia="en-GB"/>
          <w14:ligatures w14:val="none"/>
          <w:rPrChange w:id="306" w:author="Olivia Xing" w:date="2026-06-04T12:35:00Z" w16du:dateUtc="2026-06-04T11:35:00Z">
            <w:rPr>
              <w:rFonts w:ascii="Arial" w:eastAsia="Arial" w:hAnsi="Arial" w:cs="Arial"/>
              <w:kern w:val="0"/>
              <w:sz w:val="22"/>
              <w:szCs w:val="22"/>
              <w:lang w:val="zh-CN" w:eastAsia="en-GB"/>
              <w14:ligatures w14:val="none"/>
            </w:rPr>
          </w:rPrChange>
        </w:rPr>
        <w:t>(`</w:t>
      </w:r>
      <w:proofErr w:type="spellStart"/>
      <w:r w:rsidRPr="00F447B2">
        <w:rPr>
          <w:rFonts w:ascii="Arial" w:eastAsia="Arial" w:hAnsi="Arial" w:cs="Arial"/>
          <w:kern w:val="0"/>
          <w:sz w:val="22"/>
          <w:szCs w:val="22"/>
          <w:lang w:eastAsia="en-GB"/>
          <w14:ligatures w14:val="none"/>
          <w:rPrChange w:id="307" w:author="Olivia Xing" w:date="2026-06-04T12:35:00Z" w16du:dateUtc="2026-06-04T11:35:00Z">
            <w:rPr>
              <w:rFonts w:ascii="Arial" w:eastAsia="Arial" w:hAnsi="Arial" w:cs="Arial"/>
              <w:kern w:val="0"/>
              <w:sz w:val="22"/>
              <w:szCs w:val="22"/>
              <w:lang w:val="zh-CN" w:eastAsia="en-GB"/>
              <w14:ligatures w14:val="none"/>
            </w:rPr>
          </w:rPrChange>
        </w:rPr>
        <w:t>Net_Cascade</w:t>
      </w:r>
      <w:proofErr w:type="spellEnd"/>
      <w:r w:rsidRPr="00F447B2">
        <w:rPr>
          <w:rFonts w:ascii="Arial" w:eastAsia="Arial" w:hAnsi="Arial" w:cs="Arial"/>
          <w:kern w:val="0"/>
          <w:sz w:val="22"/>
          <w:szCs w:val="22"/>
          <w:lang w:eastAsia="en-GB"/>
          <w14:ligatures w14:val="none"/>
          <w:rPrChange w:id="308" w:author="Olivia Xing" w:date="2026-06-04T12:35:00Z" w16du:dateUtc="2026-06-04T11:35:00Z">
            <w:rPr>
              <w:rFonts w:ascii="Arial" w:eastAsia="Arial" w:hAnsi="Arial" w:cs="Arial"/>
              <w:kern w:val="0"/>
              <w:sz w:val="22"/>
              <w:szCs w:val="22"/>
              <w:lang w:val="zh-CN" w:eastAsia="en-GB"/>
              <w14:ligatures w14:val="none"/>
            </w:rPr>
          </w:rPrChange>
        </w:rPr>
        <w:t>`) values should decline monotonically across the deprivation hierarchy, confirming that the metric reliably captures directional upward filtering and responds proportionally to a neighbourhood's rank within the urban system.</w:t>
      </w:r>
    </w:p>
    <w:p w14:paraId="1E471634"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09"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10" w:author="Olivia Xing" w:date="2026-06-04T12:35:00Z" w16du:dateUtc="2026-06-04T11:35:00Z">
            <w:rPr>
              <w:rFonts w:ascii="Arial" w:eastAsia="Arial" w:hAnsi="Arial" w:cs="Arial"/>
              <w:kern w:val="0"/>
              <w:sz w:val="22"/>
              <w:szCs w:val="22"/>
              <w:lang w:val="zh-CN" w:eastAsia="en-GB"/>
              <w14:ligatures w14:val="none"/>
            </w:rPr>
          </w:rPrChange>
        </w:rPr>
        <w:t>Spearman rank correlations are used to evaluate the ordering and monotonicity of these decile-level relationships.</w:t>
      </w:r>
    </w:p>
    <w:p w14:paraId="282B8BF4" w14:textId="77777777" w:rsidR="007124BC" w:rsidRPr="00F447B2" w:rsidRDefault="007124BC" w:rsidP="007124BC">
      <w:pPr>
        <w:spacing w:before="280" w:after="80" w:line="360" w:lineRule="auto"/>
        <w:outlineLvl w:val="3"/>
        <w:rPr>
          <w:rFonts w:ascii="Arial" w:eastAsia="Arial" w:hAnsi="Arial" w:cs="Arial"/>
          <w:b/>
          <w:bCs/>
          <w:kern w:val="0"/>
          <w:lang w:eastAsia="en-GB"/>
          <w14:ligatures w14:val="none"/>
          <w:rPrChange w:id="311" w:author="Olivia Xing" w:date="2026-06-04T12:35:00Z" w16du:dateUtc="2026-06-04T11:35:00Z">
            <w:rPr>
              <w:rFonts w:ascii="Arial" w:eastAsia="Arial" w:hAnsi="Arial" w:cs="Arial"/>
              <w:b/>
              <w:bCs/>
              <w:kern w:val="0"/>
              <w:lang w:val="zh-CN" w:eastAsia="en-GB"/>
              <w14:ligatures w14:val="none"/>
            </w:rPr>
          </w:rPrChange>
        </w:rPr>
      </w:pPr>
      <w:bookmarkStart w:id="312" w:name="_tugkf27g5x9n" w:colFirst="0" w:colLast="0"/>
      <w:bookmarkEnd w:id="312"/>
      <w:r w:rsidRPr="00F447B2">
        <w:rPr>
          <w:rFonts w:ascii="Arial" w:eastAsia="Arial" w:hAnsi="Arial" w:cs="Arial"/>
          <w:b/>
          <w:bCs/>
          <w:kern w:val="0"/>
          <w:lang w:eastAsia="en-GB"/>
          <w14:ligatures w14:val="none"/>
          <w:rPrChange w:id="313" w:author="Olivia Xing" w:date="2026-06-04T12:35:00Z" w16du:dateUtc="2026-06-04T11:35:00Z">
            <w:rPr>
              <w:rFonts w:ascii="Arial" w:eastAsia="Arial" w:hAnsi="Arial" w:cs="Arial"/>
              <w:b/>
              <w:bCs/>
              <w:kern w:val="0"/>
              <w:lang w:val="zh-CN" w:eastAsia="en-GB"/>
              <w14:ligatures w14:val="none"/>
            </w:rPr>
          </w:rPrChange>
        </w:rPr>
        <w:t>Borough-Level Analysis</w:t>
      </w:r>
    </w:p>
    <w:p w14:paraId="29A4D8E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1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15" w:author="Olivia Xing" w:date="2026-06-04T12:35:00Z" w16du:dateUtc="2026-06-04T11:35:00Z">
            <w:rPr>
              <w:rFonts w:ascii="Arial" w:eastAsia="Arial" w:hAnsi="Arial" w:cs="Arial"/>
              <w:kern w:val="0"/>
              <w:sz w:val="22"/>
              <w:szCs w:val="22"/>
              <w:lang w:val="zh-CN" w:eastAsia="en-GB"/>
              <w14:ligatures w14:val="none"/>
            </w:rPr>
          </w:rPrChange>
        </w:rPr>
        <w:t xml:space="preserve">Finally, borough-level mean cascade metrics are compared with borough-level IMD Percentile Change </w:t>
      </w:r>
      <w:proofErr w:type="gramStart"/>
      <w:r w:rsidRPr="00F447B2">
        <w:rPr>
          <w:rFonts w:ascii="Arial" w:eastAsia="Arial" w:hAnsi="Arial" w:cs="Arial"/>
          <w:kern w:val="0"/>
          <w:sz w:val="22"/>
          <w:szCs w:val="22"/>
          <w:lang w:eastAsia="en-GB"/>
          <w14:ligatures w14:val="none"/>
          <w:rPrChange w:id="316" w:author="Olivia Xing" w:date="2026-06-04T12:35:00Z" w16du:dateUtc="2026-06-04T11:35:00Z">
            <w:rPr>
              <w:rFonts w:ascii="Arial" w:eastAsia="Arial" w:hAnsi="Arial" w:cs="Arial"/>
              <w:kern w:val="0"/>
              <w:sz w:val="22"/>
              <w:szCs w:val="22"/>
              <w:lang w:val="zh-CN" w:eastAsia="en-GB"/>
              <w14:ligatures w14:val="none"/>
            </w:rPr>
          </w:rPrChange>
        </w:rPr>
        <w:t>in order to</w:t>
      </w:r>
      <w:proofErr w:type="gramEnd"/>
      <w:r w:rsidRPr="00F447B2">
        <w:rPr>
          <w:rFonts w:ascii="Arial" w:eastAsia="Arial" w:hAnsi="Arial" w:cs="Arial"/>
          <w:kern w:val="0"/>
          <w:sz w:val="22"/>
          <w:szCs w:val="22"/>
          <w:lang w:eastAsia="en-GB"/>
          <w14:ligatures w14:val="none"/>
          <w:rPrChange w:id="317" w:author="Olivia Xing" w:date="2026-06-04T12:35:00Z" w16du:dateUtc="2026-06-04T11:35:00Z">
            <w:rPr>
              <w:rFonts w:ascii="Arial" w:eastAsia="Arial" w:hAnsi="Arial" w:cs="Arial"/>
              <w:kern w:val="0"/>
              <w:sz w:val="22"/>
              <w:szCs w:val="22"/>
              <w:lang w:val="zh-CN" w:eastAsia="en-GB"/>
              <w14:ligatures w14:val="none"/>
            </w:rPr>
          </w:rPrChange>
        </w:rPr>
        <w:t xml:space="preserve"> assess whether the restructuring patterns identified at MSOA scale remain observable under broader spatial aggregation.</w:t>
      </w:r>
    </w:p>
    <w:p w14:paraId="3422A1F0"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18"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19" w:author="Olivia Xing" w:date="2026-06-04T12:35:00Z" w16du:dateUtc="2026-06-04T11:35:00Z">
            <w:rPr>
              <w:rFonts w:ascii="Arial" w:eastAsia="Arial" w:hAnsi="Arial" w:cs="Arial"/>
              <w:kern w:val="0"/>
              <w:sz w:val="22"/>
              <w:szCs w:val="22"/>
              <w:lang w:val="zh-CN" w:eastAsia="en-GB"/>
              <w14:ligatures w14:val="none"/>
            </w:rPr>
          </w:rPrChange>
        </w:rPr>
        <w:t>This stage additionally evaluates the comparative behaviour of different cascade indicators across varying spatial scales and mobility volumes.</w:t>
      </w:r>
    </w:p>
    <w:p w14:paraId="2FAB439D" w14:textId="77777777" w:rsidR="007124BC" w:rsidRPr="00F447B2" w:rsidRDefault="007124BC" w:rsidP="007124BC">
      <w:pPr>
        <w:keepNext/>
        <w:keepLines/>
        <w:spacing w:before="240" w:after="240" w:line="276" w:lineRule="auto"/>
        <w:jc w:val="both"/>
        <w:outlineLvl w:val="2"/>
        <w:rPr>
          <w:rFonts w:ascii="Arial" w:eastAsia="Arial" w:hAnsi="Arial" w:cs="Arial"/>
          <w:b/>
          <w:bCs/>
          <w:kern w:val="0"/>
          <w:sz w:val="26"/>
          <w:szCs w:val="26"/>
          <w:lang w:eastAsia="en-GB"/>
          <w14:ligatures w14:val="none"/>
          <w:rPrChange w:id="320" w:author="Olivia Xing" w:date="2026-06-04T12:35:00Z" w16du:dateUtc="2026-06-04T11:35:00Z">
            <w:rPr>
              <w:rFonts w:ascii="Arial" w:eastAsia="Arial" w:hAnsi="Arial" w:cs="Arial"/>
              <w:b/>
              <w:bCs/>
              <w:kern w:val="0"/>
              <w:sz w:val="26"/>
              <w:szCs w:val="26"/>
              <w:lang w:val="zh-CN" w:eastAsia="en-GB"/>
              <w14:ligatures w14:val="none"/>
            </w:rPr>
          </w:rPrChange>
        </w:rPr>
      </w:pPr>
      <w:bookmarkStart w:id="321" w:name="_p3yauh1p36m" w:colFirst="0" w:colLast="0"/>
      <w:bookmarkEnd w:id="321"/>
      <w:commentRangeStart w:id="322"/>
      <w:r w:rsidRPr="00F447B2">
        <w:rPr>
          <w:rFonts w:ascii="Arial" w:eastAsia="Arial" w:hAnsi="Arial" w:cs="Arial"/>
          <w:b/>
          <w:bCs/>
          <w:kern w:val="0"/>
          <w:sz w:val="26"/>
          <w:szCs w:val="26"/>
          <w:lang w:eastAsia="en-GB"/>
          <w14:ligatures w14:val="none"/>
          <w:rPrChange w:id="323" w:author="Olivia Xing" w:date="2026-06-04T12:35:00Z" w16du:dateUtc="2026-06-04T11:35:00Z">
            <w:rPr>
              <w:rFonts w:ascii="Arial" w:eastAsia="Arial" w:hAnsi="Arial" w:cs="Arial"/>
              <w:b/>
              <w:bCs/>
              <w:kern w:val="0"/>
              <w:sz w:val="26"/>
              <w:szCs w:val="26"/>
              <w:lang w:val="zh-CN" w:eastAsia="en-GB"/>
              <w14:ligatures w14:val="none"/>
            </w:rPr>
          </w:rPrChange>
        </w:rPr>
        <w:t>3.9.3 Comparison with Existing Neighbourhood Change Typologies</w:t>
      </w:r>
      <w:commentRangeEnd w:id="322"/>
      <w:r w:rsidRPr="007124BC">
        <w:rPr>
          <w:rStyle w:val="CommentReference"/>
          <w:rFonts w:ascii="Arial" w:eastAsia="Arial" w:hAnsi="Arial" w:cs="Arial"/>
          <w:b/>
          <w:bCs/>
          <w:kern w:val="0"/>
          <w:sz w:val="26"/>
          <w:szCs w:val="26"/>
          <w:lang w:val="zh-CN" w:eastAsia="en-GB"/>
          <w14:ligatures w14:val="none"/>
        </w:rPr>
        <w:commentReference w:id="322"/>
      </w:r>
    </w:p>
    <w:p w14:paraId="584DA631" w14:textId="77777777" w:rsidR="007124BC" w:rsidRPr="00F447B2" w:rsidRDefault="007124BC" w:rsidP="007124BC">
      <w:pPr>
        <w:spacing w:after="0" w:line="276" w:lineRule="auto"/>
        <w:jc w:val="both"/>
        <w:rPr>
          <w:rFonts w:ascii="Arial" w:eastAsia="Arial" w:hAnsi="Arial" w:cs="Arial"/>
          <w:kern w:val="0"/>
          <w:sz w:val="22"/>
          <w:szCs w:val="22"/>
          <w:lang w:eastAsia="en-GB"/>
          <w14:ligatures w14:val="none"/>
          <w:rPrChange w:id="32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25" w:author="Olivia Xing" w:date="2026-06-04T12:35:00Z" w16du:dateUtc="2026-06-04T11:35:00Z">
            <w:rPr>
              <w:rFonts w:ascii="Arial" w:eastAsia="Arial" w:hAnsi="Arial" w:cs="Arial"/>
              <w:kern w:val="0"/>
              <w:sz w:val="22"/>
              <w:szCs w:val="22"/>
              <w:lang w:val="zh-CN" w:eastAsia="en-GB"/>
              <w14:ligatures w14:val="none"/>
            </w:rPr>
          </w:rPrChange>
        </w:rPr>
        <w:t xml:space="preserve">To provide interpretive context for the resulting classifications, the flow-based typologies developed in this study are compared with existing neighbourhood change classifications proposed by </w:t>
      </w:r>
      <w:r w:rsidRPr="00F447B2">
        <w:rPr>
          <w:rFonts w:ascii="Arial" w:eastAsia="Arial" w:hAnsi="Arial" w:cs="Arial"/>
          <w:kern w:val="0"/>
          <w:sz w:val="22"/>
          <w:szCs w:val="22"/>
          <w:highlight w:val="yellow"/>
          <w:lang w:eastAsia="en-GB"/>
          <w14:ligatures w14:val="none"/>
          <w:rPrChange w:id="326" w:author="Olivia Xing" w:date="2026-06-04T12:35:00Z" w16du:dateUtc="2026-06-04T11:35:00Z">
            <w:rPr>
              <w:rFonts w:ascii="Arial" w:eastAsia="Arial" w:hAnsi="Arial" w:cs="Arial"/>
              <w:kern w:val="0"/>
              <w:sz w:val="22"/>
              <w:szCs w:val="22"/>
              <w:highlight w:val="yellow"/>
              <w:lang w:val="zh-CN" w:eastAsia="en-GB"/>
              <w14:ligatures w14:val="none"/>
            </w:rPr>
          </w:rPrChange>
        </w:rPr>
        <w:t>Yee and Dennett (2022)</w:t>
      </w:r>
      <w:r w:rsidRPr="00F447B2">
        <w:rPr>
          <w:rFonts w:ascii="Arial" w:eastAsia="Arial" w:hAnsi="Arial" w:cs="Arial"/>
          <w:kern w:val="0"/>
          <w:sz w:val="22"/>
          <w:szCs w:val="22"/>
          <w:lang w:eastAsia="en-GB"/>
          <w14:ligatures w14:val="none"/>
          <w:rPrChange w:id="327" w:author="Olivia Xing" w:date="2026-06-04T12:35:00Z" w16du:dateUtc="2026-06-04T11:35:00Z">
            <w:rPr>
              <w:rFonts w:ascii="Arial" w:eastAsia="Arial" w:hAnsi="Arial" w:cs="Arial"/>
              <w:kern w:val="0"/>
              <w:sz w:val="22"/>
              <w:szCs w:val="22"/>
              <w:lang w:val="zh-CN" w:eastAsia="en-GB"/>
              <w14:ligatures w14:val="none"/>
            </w:rPr>
          </w:rPrChange>
        </w:rPr>
        <w:t xml:space="preserve"> and </w:t>
      </w:r>
      <w:r w:rsidRPr="00F447B2">
        <w:rPr>
          <w:rFonts w:ascii="Arial" w:eastAsia="Arial" w:hAnsi="Arial" w:cs="Arial"/>
          <w:kern w:val="0"/>
          <w:sz w:val="22"/>
          <w:szCs w:val="22"/>
          <w:highlight w:val="yellow"/>
          <w:lang w:eastAsia="en-GB"/>
          <w14:ligatures w14:val="none"/>
          <w:rPrChange w:id="328" w:author="Olivia Xing" w:date="2026-06-04T12:35:00Z" w16du:dateUtc="2026-06-04T11:35:00Z">
            <w:rPr>
              <w:rFonts w:ascii="Arial" w:eastAsia="Arial" w:hAnsi="Arial" w:cs="Arial"/>
              <w:kern w:val="0"/>
              <w:sz w:val="22"/>
              <w:szCs w:val="22"/>
              <w:highlight w:val="yellow"/>
              <w:lang w:val="zh-CN" w:eastAsia="en-GB"/>
              <w14:ligatures w14:val="none"/>
            </w:rPr>
          </w:rPrChange>
        </w:rPr>
        <w:t>Hong and Dennett (2023)</w:t>
      </w:r>
      <w:r w:rsidRPr="00F447B2">
        <w:rPr>
          <w:rFonts w:ascii="Arial" w:eastAsia="Arial" w:hAnsi="Arial" w:cs="Arial"/>
          <w:kern w:val="0"/>
          <w:sz w:val="22"/>
          <w:szCs w:val="22"/>
          <w:lang w:eastAsia="en-GB"/>
          <w14:ligatures w14:val="none"/>
          <w:rPrChange w:id="329" w:author="Olivia Xing" w:date="2026-06-04T12:35:00Z" w16du:dateUtc="2026-06-04T11:35:00Z">
            <w:rPr>
              <w:rFonts w:ascii="Arial" w:eastAsia="Arial" w:hAnsi="Arial" w:cs="Arial"/>
              <w:kern w:val="0"/>
              <w:sz w:val="22"/>
              <w:szCs w:val="22"/>
              <w:lang w:val="zh-CN" w:eastAsia="en-GB"/>
              <w14:ligatures w14:val="none"/>
            </w:rPr>
          </w:rPrChange>
        </w:rPr>
        <w:t>. Those studies similarly examine processes of neighbourhood restructuring in London, using composite socio-economic and demographic indicators.</w:t>
      </w:r>
    </w:p>
    <w:p w14:paraId="35ED7C92" w14:textId="77777777" w:rsidR="007124BC" w:rsidRPr="00F447B2" w:rsidRDefault="007124BC" w:rsidP="007124BC">
      <w:pPr>
        <w:spacing w:after="0" w:line="276" w:lineRule="auto"/>
        <w:rPr>
          <w:rFonts w:ascii="Arial" w:eastAsia="Arial" w:hAnsi="Arial" w:cs="Arial"/>
          <w:kern w:val="0"/>
          <w:sz w:val="22"/>
          <w:szCs w:val="22"/>
          <w:lang w:eastAsia="en-GB"/>
          <w14:ligatures w14:val="none"/>
          <w:rPrChange w:id="330" w:author="Olivia Xing" w:date="2026-06-04T12:35:00Z" w16du:dateUtc="2026-06-04T11:35:00Z">
            <w:rPr>
              <w:rFonts w:ascii="Arial" w:eastAsia="Arial" w:hAnsi="Arial" w:cs="Arial"/>
              <w:kern w:val="0"/>
              <w:sz w:val="22"/>
              <w:szCs w:val="22"/>
              <w:lang w:val="zh-CN" w:eastAsia="en-GB"/>
              <w14:ligatures w14:val="none"/>
            </w:rPr>
          </w:rPrChange>
        </w:rPr>
      </w:pPr>
    </w:p>
    <w:p w14:paraId="72D0AD8D" w14:textId="77777777" w:rsidR="007124BC" w:rsidRPr="00F447B2" w:rsidRDefault="007124BC" w:rsidP="007124BC">
      <w:pPr>
        <w:spacing w:after="0" w:line="276" w:lineRule="auto"/>
        <w:jc w:val="both"/>
        <w:rPr>
          <w:rFonts w:ascii="Arial" w:eastAsia="Arial" w:hAnsi="Arial" w:cs="Arial"/>
          <w:kern w:val="0"/>
          <w:sz w:val="22"/>
          <w:szCs w:val="22"/>
          <w:lang w:eastAsia="en-GB"/>
          <w14:ligatures w14:val="none"/>
          <w:rPrChange w:id="331"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32" w:author="Olivia Xing" w:date="2026-06-04T12:35:00Z" w16du:dateUtc="2026-06-04T11:35:00Z">
            <w:rPr>
              <w:rFonts w:ascii="Arial" w:eastAsia="Arial" w:hAnsi="Arial" w:cs="Arial"/>
              <w:kern w:val="0"/>
              <w:sz w:val="22"/>
              <w:szCs w:val="22"/>
              <w:lang w:val="zh-CN" w:eastAsia="en-GB"/>
              <w14:ligatures w14:val="none"/>
            </w:rPr>
          </w:rPrChange>
        </w:rPr>
        <w:t>The comparison is intended as an interpretive exercise, rather than a formal validation procedure. Areas of overlap help identify where migration-based restructuring patterns correspond with neighbourhood socio-economic ascent, while divergences between classifications provide additional insight into the relationship between directional migration structures and conventional neighbourhood change indicators.</w:t>
      </w:r>
    </w:p>
    <w:p w14:paraId="4A9EE31F" w14:textId="77777777" w:rsidR="007124BC" w:rsidRPr="00F447B2" w:rsidRDefault="007124BC" w:rsidP="007124BC">
      <w:pPr>
        <w:spacing w:after="0" w:line="276" w:lineRule="auto"/>
        <w:jc w:val="both"/>
        <w:rPr>
          <w:rFonts w:ascii="Arial" w:eastAsia="Arial" w:hAnsi="Arial" w:cs="Arial"/>
          <w:kern w:val="0"/>
          <w:sz w:val="22"/>
          <w:szCs w:val="22"/>
          <w:lang w:eastAsia="en-GB"/>
          <w14:ligatures w14:val="none"/>
          <w:rPrChange w:id="333" w:author="Olivia Xing" w:date="2026-06-04T12:35:00Z" w16du:dateUtc="2026-06-04T11:35:00Z">
            <w:rPr>
              <w:rFonts w:ascii="Arial" w:eastAsia="Arial" w:hAnsi="Arial" w:cs="Arial"/>
              <w:kern w:val="0"/>
              <w:sz w:val="22"/>
              <w:szCs w:val="22"/>
              <w:lang w:val="zh-CN" w:eastAsia="en-GB"/>
              <w14:ligatures w14:val="none"/>
            </w:rPr>
          </w:rPrChange>
        </w:rPr>
      </w:pPr>
    </w:p>
    <w:p w14:paraId="4C7C017D" w14:textId="77777777" w:rsidR="007124BC" w:rsidRPr="00F447B2" w:rsidRDefault="007124BC" w:rsidP="007124BC">
      <w:pPr>
        <w:spacing w:after="0" w:line="276" w:lineRule="auto"/>
        <w:jc w:val="both"/>
        <w:rPr>
          <w:rFonts w:ascii="Arial" w:eastAsia="Arial" w:hAnsi="Arial" w:cs="Arial"/>
          <w:kern w:val="0"/>
          <w:sz w:val="22"/>
          <w:szCs w:val="22"/>
          <w:lang w:eastAsia="en-GB"/>
          <w14:ligatures w14:val="none"/>
          <w:rPrChange w:id="33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35" w:author="Olivia Xing" w:date="2026-06-04T12:35:00Z" w16du:dateUtc="2026-06-04T11:35:00Z">
            <w:rPr>
              <w:rFonts w:ascii="Arial" w:eastAsia="Arial" w:hAnsi="Arial" w:cs="Arial"/>
              <w:kern w:val="0"/>
              <w:sz w:val="22"/>
              <w:szCs w:val="22"/>
              <w:lang w:val="zh-CN" w:eastAsia="en-GB"/>
              <w14:ligatures w14:val="none"/>
            </w:rPr>
          </w:rPrChange>
        </w:rPr>
        <w:t>Accordingly, the comparison is used to contextualise the empirical meaning of the proposed cascade indicators rather than to establish direct equivalence between classification frameworks.</w:t>
      </w:r>
    </w:p>
    <w:p w14:paraId="4C520176" w14:textId="77777777" w:rsidR="007124BC" w:rsidRPr="00F447B2" w:rsidRDefault="007124BC" w:rsidP="007124BC">
      <w:pPr>
        <w:spacing w:after="0" w:line="276" w:lineRule="auto"/>
        <w:rPr>
          <w:rFonts w:ascii="Arial" w:eastAsia="Arial" w:hAnsi="Arial" w:cs="Arial"/>
          <w:kern w:val="0"/>
          <w:sz w:val="22"/>
          <w:szCs w:val="22"/>
          <w:lang w:eastAsia="en-GB"/>
          <w14:ligatures w14:val="none"/>
          <w:rPrChange w:id="336" w:author="Olivia Xing" w:date="2026-06-04T12:35:00Z" w16du:dateUtc="2026-06-04T11:35:00Z">
            <w:rPr>
              <w:rFonts w:ascii="Arial" w:eastAsia="Arial" w:hAnsi="Arial" w:cs="Arial"/>
              <w:kern w:val="0"/>
              <w:sz w:val="22"/>
              <w:szCs w:val="22"/>
              <w:lang w:val="zh-CN" w:eastAsia="en-GB"/>
              <w14:ligatures w14:val="none"/>
            </w:rPr>
          </w:rPrChange>
        </w:rPr>
      </w:pPr>
    </w:p>
    <w:p w14:paraId="010ED8AC" w14:textId="77777777" w:rsidR="007124BC" w:rsidRPr="00F447B2" w:rsidRDefault="007124BC" w:rsidP="007124BC">
      <w:pPr>
        <w:spacing w:after="0" w:line="276" w:lineRule="auto"/>
        <w:rPr>
          <w:rFonts w:ascii="Arial" w:eastAsia="Arial" w:hAnsi="Arial" w:cs="Arial"/>
          <w:kern w:val="0"/>
          <w:sz w:val="22"/>
          <w:szCs w:val="22"/>
          <w:lang w:eastAsia="en-GB"/>
          <w14:ligatures w14:val="none"/>
          <w:rPrChange w:id="337" w:author="Olivia Xing" w:date="2026-06-04T12:35:00Z" w16du:dateUtc="2026-06-04T11:35:00Z">
            <w:rPr>
              <w:rFonts w:ascii="Arial" w:eastAsia="Arial" w:hAnsi="Arial" w:cs="Arial"/>
              <w:kern w:val="0"/>
              <w:sz w:val="22"/>
              <w:szCs w:val="22"/>
              <w:lang w:val="zh-CN" w:eastAsia="en-GB"/>
              <w14:ligatures w14:val="none"/>
            </w:rPr>
          </w:rPrChange>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124BC" w:rsidRPr="007124BC" w14:paraId="113DA85C" w14:textId="77777777" w:rsidTr="006E11A0">
        <w:tc>
          <w:tcPr>
            <w:tcW w:w="4514" w:type="dxa"/>
            <w:tcMar>
              <w:top w:w="100" w:type="dxa"/>
              <w:left w:w="100" w:type="dxa"/>
              <w:bottom w:w="100" w:type="dxa"/>
              <w:right w:w="100" w:type="dxa"/>
            </w:tcMar>
          </w:tcPr>
          <w:p w14:paraId="319AF8EE" w14:textId="77777777" w:rsidR="007124BC" w:rsidRPr="007124BC" w:rsidRDefault="007124BC" w:rsidP="007124BC">
            <w:pPr>
              <w:widowControl w:val="0"/>
              <w:pBdr>
                <w:top w:val="nil"/>
                <w:left w:val="nil"/>
                <w:bottom w:val="nil"/>
                <w:right w:val="nil"/>
                <w:between w:val="nil"/>
              </w:pBdr>
              <w:spacing w:after="0" w:line="240" w:lineRule="auto"/>
              <w:rPr>
                <w:rFonts w:ascii="Arial" w:eastAsia="Arial" w:hAnsi="Arial" w:cs="Arial"/>
                <w:b/>
                <w:bCs/>
                <w:kern w:val="0"/>
                <w:sz w:val="22"/>
                <w:szCs w:val="22"/>
                <w:lang w:val="zh-CN" w:eastAsia="en-GB"/>
                <w14:ligatures w14:val="none"/>
              </w:rPr>
            </w:pPr>
            <w:r w:rsidRPr="007124BC">
              <w:rPr>
                <w:rFonts w:ascii="Arial" w:eastAsia="Arial" w:hAnsi="Arial" w:cs="Arial"/>
                <w:b/>
                <w:bCs/>
                <w:kern w:val="0"/>
                <w:sz w:val="22"/>
                <w:szCs w:val="22"/>
                <w:lang w:val="zh-CN" w:eastAsia="en-GB"/>
                <w14:ligatures w14:val="none"/>
              </w:rPr>
              <w:t>Existing neighbourhood typologies</w:t>
            </w:r>
          </w:p>
        </w:tc>
        <w:tc>
          <w:tcPr>
            <w:tcW w:w="4514" w:type="dxa"/>
            <w:tcMar>
              <w:top w:w="100" w:type="dxa"/>
              <w:left w:w="100" w:type="dxa"/>
              <w:bottom w:w="100" w:type="dxa"/>
              <w:right w:w="100" w:type="dxa"/>
            </w:tcMar>
          </w:tcPr>
          <w:p w14:paraId="214C9004" w14:textId="77777777" w:rsidR="007124BC" w:rsidRPr="007124BC" w:rsidRDefault="007124BC" w:rsidP="007124BC">
            <w:pPr>
              <w:widowControl w:val="0"/>
              <w:pBdr>
                <w:top w:val="nil"/>
                <w:left w:val="nil"/>
                <w:bottom w:val="nil"/>
                <w:right w:val="nil"/>
                <w:between w:val="nil"/>
              </w:pBdr>
              <w:spacing w:after="0" w:line="240" w:lineRule="auto"/>
              <w:rPr>
                <w:rFonts w:ascii="Arial" w:eastAsia="Arial" w:hAnsi="Arial" w:cs="Arial"/>
                <w:b/>
                <w:bCs/>
                <w:kern w:val="0"/>
                <w:sz w:val="22"/>
                <w:szCs w:val="22"/>
                <w:lang w:val="zh-CN" w:eastAsia="en-GB"/>
                <w14:ligatures w14:val="none"/>
              </w:rPr>
            </w:pPr>
            <w:r w:rsidRPr="007124BC">
              <w:rPr>
                <w:rFonts w:ascii="Arial" w:eastAsia="Arial" w:hAnsi="Arial" w:cs="Arial"/>
                <w:b/>
                <w:bCs/>
                <w:kern w:val="0"/>
                <w:sz w:val="22"/>
                <w:szCs w:val="22"/>
                <w:lang w:val="zh-CN" w:eastAsia="en-GB"/>
                <w14:ligatures w14:val="none"/>
              </w:rPr>
              <w:t>Flow-based framework</w:t>
            </w:r>
          </w:p>
        </w:tc>
      </w:tr>
      <w:tr w:rsidR="007124BC" w:rsidRPr="007124BC" w14:paraId="061B032D" w14:textId="77777777" w:rsidTr="006E11A0">
        <w:tc>
          <w:tcPr>
            <w:tcW w:w="4514" w:type="dxa"/>
            <w:tcMar>
              <w:top w:w="100" w:type="dxa"/>
              <w:left w:w="100" w:type="dxa"/>
              <w:bottom w:w="100" w:type="dxa"/>
              <w:right w:w="100" w:type="dxa"/>
            </w:tcMar>
          </w:tcPr>
          <w:p w14:paraId="0570846A" w14:textId="77777777" w:rsidR="007124BC" w:rsidRPr="007124BC" w:rsidRDefault="007124BC" w:rsidP="007124BC">
            <w:pPr>
              <w:widowControl w:val="0"/>
              <w:pBdr>
                <w:top w:val="nil"/>
                <w:left w:val="nil"/>
                <w:bottom w:val="nil"/>
                <w:right w:val="nil"/>
                <w:between w:val="nil"/>
              </w:pBdr>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Neighbourhood attribute change</w:t>
            </w:r>
          </w:p>
        </w:tc>
        <w:tc>
          <w:tcPr>
            <w:tcW w:w="4514" w:type="dxa"/>
            <w:tcMar>
              <w:top w:w="100" w:type="dxa"/>
              <w:left w:w="100" w:type="dxa"/>
              <w:bottom w:w="100" w:type="dxa"/>
              <w:right w:w="100" w:type="dxa"/>
            </w:tcMar>
          </w:tcPr>
          <w:p w14:paraId="48948E11" w14:textId="77777777" w:rsidR="007124BC" w:rsidRPr="007124BC" w:rsidRDefault="007124BC" w:rsidP="007124BC">
            <w:pPr>
              <w:widowControl w:val="0"/>
              <w:pBdr>
                <w:top w:val="nil"/>
                <w:left w:val="nil"/>
                <w:bottom w:val="nil"/>
                <w:right w:val="nil"/>
                <w:between w:val="nil"/>
              </w:pBdr>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Directional migration structure</w:t>
            </w:r>
          </w:p>
        </w:tc>
      </w:tr>
      <w:tr w:rsidR="007124BC" w:rsidRPr="007124BC" w14:paraId="22FE67FD" w14:textId="77777777" w:rsidTr="006E11A0">
        <w:tc>
          <w:tcPr>
            <w:tcW w:w="4514" w:type="dxa"/>
            <w:tcMar>
              <w:top w:w="100" w:type="dxa"/>
              <w:left w:w="100" w:type="dxa"/>
              <w:bottom w:w="100" w:type="dxa"/>
              <w:right w:w="100" w:type="dxa"/>
            </w:tcMar>
          </w:tcPr>
          <w:p w14:paraId="55557AD0" w14:textId="77777777" w:rsidR="007124BC" w:rsidRPr="007124BC" w:rsidRDefault="007124BC" w:rsidP="007124BC">
            <w:pPr>
              <w:widowControl w:val="0"/>
              <w:pBdr>
                <w:top w:val="nil"/>
                <w:left w:val="nil"/>
                <w:bottom w:val="nil"/>
                <w:right w:val="nil"/>
                <w:between w:val="nil"/>
              </w:pBdr>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Place-based classification</w:t>
            </w:r>
          </w:p>
        </w:tc>
        <w:tc>
          <w:tcPr>
            <w:tcW w:w="4514" w:type="dxa"/>
            <w:tcMar>
              <w:top w:w="100" w:type="dxa"/>
              <w:left w:w="100" w:type="dxa"/>
              <w:bottom w:w="100" w:type="dxa"/>
              <w:right w:w="100" w:type="dxa"/>
            </w:tcMar>
          </w:tcPr>
          <w:p w14:paraId="4B555082" w14:textId="77777777" w:rsidR="007124BC" w:rsidRPr="007124BC" w:rsidRDefault="007124BC" w:rsidP="007124BC">
            <w:pPr>
              <w:widowControl w:val="0"/>
              <w:pBdr>
                <w:top w:val="nil"/>
                <w:left w:val="nil"/>
                <w:bottom w:val="nil"/>
                <w:right w:val="nil"/>
                <w:between w:val="nil"/>
              </w:pBdr>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Relational flow-based classification</w:t>
            </w:r>
          </w:p>
        </w:tc>
      </w:tr>
      <w:tr w:rsidR="007124BC" w:rsidRPr="007124BC" w14:paraId="5DBDB4D7" w14:textId="77777777" w:rsidTr="006E11A0">
        <w:tc>
          <w:tcPr>
            <w:tcW w:w="4514" w:type="dxa"/>
            <w:tcMar>
              <w:top w:w="100" w:type="dxa"/>
              <w:left w:w="100" w:type="dxa"/>
              <w:bottom w:w="100" w:type="dxa"/>
              <w:right w:w="100" w:type="dxa"/>
            </w:tcMar>
          </w:tcPr>
          <w:p w14:paraId="14E829CF" w14:textId="77777777" w:rsidR="007124BC" w:rsidRPr="007124BC" w:rsidRDefault="007124BC" w:rsidP="007124BC">
            <w:pPr>
              <w:widowControl w:val="0"/>
              <w:pBdr>
                <w:top w:val="nil"/>
                <w:left w:val="nil"/>
                <w:bottom w:val="nil"/>
                <w:right w:val="nil"/>
                <w:between w:val="nil"/>
              </w:pBdr>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Socio-economic composition</w:t>
            </w:r>
          </w:p>
        </w:tc>
        <w:tc>
          <w:tcPr>
            <w:tcW w:w="4514" w:type="dxa"/>
            <w:tcMar>
              <w:top w:w="100" w:type="dxa"/>
              <w:left w:w="100" w:type="dxa"/>
              <w:bottom w:w="100" w:type="dxa"/>
              <w:right w:w="100" w:type="dxa"/>
            </w:tcMar>
          </w:tcPr>
          <w:p w14:paraId="299895F6" w14:textId="77777777" w:rsidR="007124BC" w:rsidRPr="007124BC" w:rsidRDefault="007124BC" w:rsidP="007124BC">
            <w:pPr>
              <w:widowControl w:val="0"/>
              <w:pBdr>
                <w:top w:val="nil"/>
                <w:left w:val="nil"/>
                <w:bottom w:val="nil"/>
                <w:right w:val="nil"/>
                <w:between w:val="nil"/>
              </w:pBdr>
              <w:spacing w:after="0" w:line="240" w:lineRule="auto"/>
              <w:rPr>
                <w:rFonts w:ascii="Arial" w:eastAsia="Arial" w:hAnsi="Arial" w:cs="Arial"/>
                <w:kern w:val="0"/>
                <w:sz w:val="22"/>
                <w:szCs w:val="22"/>
                <w:lang w:val="zh-CN" w:eastAsia="en-GB"/>
                <w14:ligatures w14:val="none"/>
              </w:rPr>
            </w:pPr>
            <w:r w:rsidRPr="007124BC">
              <w:rPr>
                <w:rFonts w:ascii="Arial" w:eastAsia="Arial" w:hAnsi="Arial" w:cs="Arial"/>
                <w:kern w:val="0"/>
                <w:sz w:val="22"/>
                <w:szCs w:val="22"/>
                <w:lang w:val="zh-CN" w:eastAsia="en-GB"/>
                <w14:ligatures w14:val="none"/>
              </w:rPr>
              <w:t>Hierarchical residential circulation</w:t>
            </w:r>
          </w:p>
        </w:tc>
      </w:tr>
    </w:tbl>
    <w:p w14:paraId="51CF77F7" w14:textId="77777777" w:rsidR="007124BC" w:rsidRPr="007124BC" w:rsidRDefault="007124BC" w:rsidP="007124BC">
      <w:pPr>
        <w:spacing w:after="0" w:line="276" w:lineRule="auto"/>
        <w:rPr>
          <w:rFonts w:ascii="Arial" w:eastAsia="Arial" w:hAnsi="Arial" w:cs="Arial"/>
          <w:kern w:val="0"/>
          <w:sz w:val="22"/>
          <w:szCs w:val="22"/>
          <w:lang w:val="zh-CN" w:eastAsia="en-GB"/>
          <w14:ligatures w14:val="none"/>
        </w:rPr>
      </w:pPr>
    </w:p>
    <w:p w14:paraId="1F3A3319" w14:textId="77777777" w:rsidR="007124BC" w:rsidRPr="007124BC" w:rsidRDefault="007124BC" w:rsidP="007124BC">
      <w:pPr>
        <w:spacing w:before="480" w:after="240" w:line="276" w:lineRule="auto"/>
        <w:outlineLvl w:val="1"/>
        <w:rPr>
          <w:rFonts w:ascii="Arial" w:eastAsia="Arial" w:hAnsi="Arial" w:cs="Arial"/>
          <w:b/>
          <w:bCs/>
          <w:kern w:val="0"/>
          <w:sz w:val="34"/>
          <w:szCs w:val="34"/>
          <w:lang w:val="zh-CN" w:eastAsia="en-GB"/>
          <w14:ligatures w14:val="none"/>
        </w:rPr>
      </w:pPr>
      <w:bookmarkStart w:id="338" w:name="_v7kzr1zb2s39" w:colFirst="0" w:colLast="0"/>
      <w:bookmarkEnd w:id="338"/>
      <w:r w:rsidRPr="007124BC">
        <w:rPr>
          <w:rFonts w:ascii="Arial" w:eastAsia="Arial" w:hAnsi="Arial" w:cs="Arial"/>
          <w:b/>
          <w:bCs/>
          <w:kern w:val="0"/>
          <w:sz w:val="34"/>
          <w:szCs w:val="34"/>
          <w:lang w:val="zh-CN" w:eastAsia="en-GB"/>
          <w14:ligatures w14:val="none"/>
        </w:rPr>
        <w:t>3.10 Methodological Considerations and Limitations</w:t>
      </w:r>
    </w:p>
    <w:p w14:paraId="16C6FCEF" w14:textId="77777777" w:rsidR="007124BC" w:rsidRPr="007124BC" w:rsidRDefault="007124BC" w:rsidP="007124BC">
      <w:pPr>
        <w:spacing w:before="360" w:after="80" w:line="276" w:lineRule="auto"/>
        <w:outlineLvl w:val="2"/>
        <w:rPr>
          <w:rFonts w:ascii="Arial" w:eastAsia="Arial" w:hAnsi="Arial" w:cs="Arial"/>
          <w:b/>
          <w:bCs/>
          <w:kern w:val="0"/>
          <w:sz w:val="26"/>
          <w:szCs w:val="26"/>
          <w:lang w:val="zh-CN" w:eastAsia="en-GB"/>
          <w14:ligatures w14:val="none"/>
        </w:rPr>
      </w:pPr>
      <w:bookmarkStart w:id="339" w:name="_fbq026cf2fb7" w:colFirst="0" w:colLast="0"/>
      <w:bookmarkEnd w:id="339"/>
      <w:r w:rsidRPr="007124BC">
        <w:rPr>
          <w:rFonts w:ascii="Arial" w:eastAsia="Arial" w:hAnsi="Arial" w:cs="Arial"/>
          <w:b/>
          <w:bCs/>
          <w:kern w:val="0"/>
          <w:sz w:val="26"/>
          <w:szCs w:val="26"/>
          <w:lang w:val="zh-CN" w:eastAsia="en-GB"/>
          <w14:ligatures w14:val="none"/>
        </w:rPr>
        <w:lastRenderedPageBreak/>
        <w:t>Ecological Inference</w:t>
      </w:r>
    </w:p>
    <w:p w14:paraId="6AE20ECD"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40"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41" w:author="Olivia Xing" w:date="2026-06-04T12:35:00Z" w16du:dateUtc="2026-06-04T11:35:00Z">
            <w:rPr>
              <w:rFonts w:ascii="Arial" w:eastAsia="Arial" w:hAnsi="Arial" w:cs="Arial"/>
              <w:kern w:val="0"/>
              <w:sz w:val="22"/>
              <w:szCs w:val="22"/>
              <w:lang w:val="zh-CN" w:eastAsia="en-GB"/>
              <w14:ligatures w14:val="none"/>
            </w:rPr>
          </w:rPrChange>
        </w:rPr>
        <w:t xml:space="preserve">The analysis operates at neighbourhood scale and therefore cannot identify individual displacement experiences or motivations. Areas exhibiting strong cascade signatures may contain residents moving voluntarily, strategically, or under favourable circumstances </w:t>
      </w:r>
      <w:r w:rsidRPr="00F447B2">
        <w:rPr>
          <w:rFonts w:ascii="Arial" w:eastAsia="Arial" w:hAnsi="Arial" w:cs="Arial"/>
          <w:kern w:val="0"/>
          <w:sz w:val="22"/>
          <w:szCs w:val="22"/>
          <w:highlight w:val="yellow"/>
          <w:lang w:eastAsia="en-GB"/>
          <w14:ligatures w14:val="none"/>
          <w:rPrChange w:id="342" w:author="Olivia Xing" w:date="2026-06-04T12:35:00Z" w16du:dateUtc="2026-06-04T11:35:00Z">
            <w:rPr>
              <w:rFonts w:ascii="Arial" w:eastAsia="Arial" w:hAnsi="Arial" w:cs="Arial"/>
              <w:kern w:val="0"/>
              <w:sz w:val="22"/>
              <w:szCs w:val="22"/>
              <w:highlight w:val="yellow"/>
              <w:lang w:val="zh-CN" w:eastAsia="en-GB"/>
              <w14:ligatures w14:val="none"/>
            </w:rPr>
          </w:rPrChange>
        </w:rPr>
        <w:t>(Easton et al., 2020)</w:t>
      </w:r>
      <w:r w:rsidRPr="00F447B2">
        <w:rPr>
          <w:rFonts w:ascii="Arial" w:eastAsia="Arial" w:hAnsi="Arial" w:cs="Arial"/>
          <w:kern w:val="0"/>
          <w:sz w:val="22"/>
          <w:szCs w:val="22"/>
          <w:lang w:eastAsia="en-GB"/>
          <w14:ligatures w14:val="none"/>
          <w:rPrChange w:id="343" w:author="Olivia Xing" w:date="2026-06-04T12:35:00Z" w16du:dateUtc="2026-06-04T11:35:00Z">
            <w:rPr>
              <w:rFonts w:ascii="Arial" w:eastAsia="Arial" w:hAnsi="Arial" w:cs="Arial"/>
              <w:kern w:val="0"/>
              <w:sz w:val="22"/>
              <w:szCs w:val="22"/>
              <w:lang w:val="zh-CN" w:eastAsia="en-GB"/>
              <w14:ligatures w14:val="none"/>
            </w:rPr>
          </w:rPrChange>
        </w:rPr>
        <w:t>. The framework should therefore be interpreted as identifying structural displacement pressures and directional mobility asymmetries rather than directly observing involuntary displacement events.</w:t>
      </w:r>
    </w:p>
    <w:p w14:paraId="7D5EAE3A"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344" w:author="Olivia Xing" w:date="2026-06-04T12:35:00Z" w16du:dateUtc="2026-06-04T11:35:00Z">
            <w:rPr>
              <w:rFonts w:ascii="Arial" w:eastAsia="Arial" w:hAnsi="Arial" w:cs="Arial"/>
              <w:b/>
              <w:bCs/>
              <w:kern w:val="0"/>
              <w:sz w:val="26"/>
              <w:szCs w:val="26"/>
              <w:lang w:val="zh-CN" w:eastAsia="en-GB"/>
              <w14:ligatures w14:val="none"/>
            </w:rPr>
          </w:rPrChange>
        </w:rPr>
      </w:pPr>
      <w:bookmarkStart w:id="345" w:name="_mt2er4bbebcn" w:colFirst="0" w:colLast="0"/>
      <w:bookmarkEnd w:id="345"/>
      <w:r w:rsidRPr="00F447B2">
        <w:rPr>
          <w:rFonts w:ascii="Arial" w:eastAsia="Arial" w:hAnsi="Arial" w:cs="Arial"/>
          <w:b/>
          <w:bCs/>
          <w:kern w:val="0"/>
          <w:sz w:val="26"/>
          <w:szCs w:val="26"/>
          <w:lang w:eastAsia="en-GB"/>
          <w14:ligatures w14:val="none"/>
          <w:rPrChange w:id="346" w:author="Olivia Xing" w:date="2026-06-04T12:35:00Z" w16du:dateUtc="2026-06-04T11:35:00Z">
            <w:rPr>
              <w:rFonts w:ascii="Arial" w:eastAsia="Arial" w:hAnsi="Arial" w:cs="Arial"/>
              <w:b/>
              <w:bCs/>
              <w:kern w:val="0"/>
              <w:sz w:val="26"/>
              <w:szCs w:val="26"/>
              <w:lang w:val="zh-CN" w:eastAsia="en-GB"/>
              <w14:ligatures w14:val="none"/>
            </w:rPr>
          </w:rPrChange>
        </w:rPr>
        <w:t>Vertical versus Horizontal Displacement</w:t>
      </w:r>
    </w:p>
    <w:p w14:paraId="344EECAB"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47"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48" w:author="Olivia Xing" w:date="2026-06-04T12:35:00Z" w16du:dateUtc="2026-06-04T11:35:00Z">
            <w:rPr>
              <w:rFonts w:ascii="Arial" w:eastAsia="Arial" w:hAnsi="Arial" w:cs="Arial"/>
              <w:kern w:val="0"/>
              <w:sz w:val="22"/>
              <w:szCs w:val="22"/>
              <w:lang w:val="zh-CN" w:eastAsia="en-GB"/>
              <w14:ligatures w14:val="none"/>
            </w:rPr>
          </w:rPrChange>
        </w:rPr>
        <w:t>The deprivation hierarchy framework is specifically designed to capture vertical movement across deciles within London’s socio-economic structure. Due to this approach being insensitive to horizontal displacement, where all cascade metrics exclude intra-decile relocations, the framework likely underestimates the total scale of displacement-related mobility.</w:t>
      </w:r>
    </w:p>
    <w:p w14:paraId="52DA30DD"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349" w:author="Olivia Xing" w:date="2026-06-04T12:35:00Z" w16du:dateUtc="2026-06-04T11:35:00Z">
            <w:rPr>
              <w:rFonts w:ascii="Arial" w:eastAsia="Arial" w:hAnsi="Arial" w:cs="Arial"/>
              <w:b/>
              <w:bCs/>
              <w:kern w:val="0"/>
              <w:sz w:val="26"/>
              <w:szCs w:val="26"/>
              <w:lang w:val="zh-CN" w:eastAsia="en-GB"/>
              <w14:ligatures w14:val="none"/>
            </w:rPr>
          </w:rPrChange>
        </w:rPr>
      </w:pPr>
      <w:bookmarkStart w:id="350" w:name="_6jqby16sjxiu" w:colFirst="0" w:colLast="0"/>
      <w:bookmarkEnd w:id="350"/>
      <w:r w:rsidRPr="00F447B2">
        <w:rPr>
          <w:rFonts w:ascii="Arial" w:eastAsia="Arial" w:hAnsi="Arial" w:cs="Arial"/>
          <w:b/>
          <w:bCs/>
          <w:kern w:val="0"/>
          <w:sz w:val="26"/>
          <w:szCs w:val="26"/>
          <w:lang w:eastAsia="en-GB"/>
          <w14:ligatures w14:val="none"/>
          <w:rPrChange w:id="351" w:author="Olivia Xing" w:date="2026-06-04T12:35:00Z" w16du:dateUtc="2026-06-04T11:35:00Z">
            <w:rPr>
              <w:rFonts w:ascii="Arial" w:eastAsia="Arial" w:hAnsi="Arial" w:cs="Arial"/>
              <w:b/>
              <w:bCs/>
              <w:kern w:val="0"/>
              <w:sz w:val="26"/>
              <w:szCs w:val="26"/>
              <w:lang w:val="zh-CN" w:eastAsia="en-GB"/>
              <w14:ligatures w14:val="none"/>
            </w:rPr>
          </w:rPrChange>
        </w:rPr>
        <w:t>Boundary Harmonisation and the Modifiable Areal Unit Problem</w:t>
      </w:r>
    </w:p>
    <w:p w14:paraId="179178D6"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52"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53" w:author="Olivia Xing" w:date="2026-06-04T12:35:00Z" w16du:dateUtc="2026-06-04T11:35:00Z">
            <w:rPr>
              <w:rFonts w:ascii="Arial" w:eastAsia="Arial" w:hAnsi="Arial" w:cs="Arial"/>
              <w:kern w:val="0"/>
              <w:sz w:val="22"/>
              <w:szCs w:val="22"/>
              <w:lang w:val="zh-CN" w:eastAsia="en-GB"/>
              <w14:ligatures w14:val="none"/>
            </w:rPr>
          </w:rPrChange>
        </w:rPr>
        <w:t xml:space="preserve">Although all datasets are harmonised to 2011 MSOA boundaries, the analysis remains subject to the Modifiable Areal Unit Problem (MAUP) </w:t>
      </w:r>
      <w:r w:rsidRPr="00F447B2">
        <w:rPr>
          <w:rFonts w:ascii="Arial" w:eastAsia="Arial" w:hAnsi="Arial" w:cs="Arial"/>
          <w:kern w:val="0"/>
          <w:sz w:val="22"/>
          <w:szCs w:val="22"/>
          <w:highlight w:val="yellow"/>
          <w:lang w:eastAsia="en-GB"/>
          <w14:ligatures w14:val="none"/>
          <w:rPrChange w:id="354" w:author="Olivia Xing" w:date="2026-06-04T12:35:00Z" w16du:dateUtc="2026-06-04T11:35:00Z">
            <w:rPr>
              <w:rFonts w:ascii="Arial" w:eastAsia="Arial" w:hAnsi="Arial" w:cs="Arial"/>
              <w:kern w:val="0"/>
              <w:sz w:val="22"/>
              <w:szCs w:val="22"/>
              <w:highlight w:val="yellow"/>
              <w:lang w:val="zh-CN" w:eastAsia="en-GB"/>
              <w14:ligatures w14:val="none"/>
            </w:rPr>
          </w:rPrChange>
        </w:rPr>
        <w:t>(Openshaw and Taylor, 1979)</w:t>
      </w:r>
      <w:r w:rsidRPr="00F447B2">
        <w:rPr>
          <w:rFonts w:ascii="Arial" w:eastAsia="Arial" w:hAnsi="Arial" w:cs="Arial"/>
          <w:kern w:val="0"/>
          <w:sz w:val="22"/>
          <w:szCs w:val="22"/>
          <w:lang w:eastAsia="en-GB"/>
          <w14:ligatures w14:val="none"/>
          <w:rPrChange w:id="355" w:author="Olivia Xing" w:date="2026-06-04T12:35:00Z" w16du:dateUtc="2026-06-04T11:35:00Z">
            <w:rPr>
              <w:rFonts w:ascii="Arial" w:eastAsia="Arial" w:hAnsi="Arial" w:cs="Arial"/>
              <w:kern w:val="0"/>
              <w:sz w:val="22"/>
              <w:szCs w:val="22"/>
              <w:lang w:val="zh-CN" w:eastAsia="en-GB"/>
              <w14:ligatures w14:val="none"/>
            </w:rPr>
          </w:rPrChange>
        </w:rPr>
        <w:t>. Statistical relationships identified at MSOA scale may differ under alternative spatial aggregations. MSOAs nevertheless provide a pragmatic compromise between spatial granularity and data availability given the limitations of publicly accessible Census migration data.</w:t>
      </w:r>
    </w:p>
    <w:p w14:paraId="42D56875"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356" w:author="Olivia Xing" w:date="2026-06-04T12:35:00Z" w16du:dateUtc="2026-06-04T11:35:00Z">
            <w:rPr>
              <w:rFonts w:ascii="Arial" w:eastAsia="Arial" w:hAnsi="Arial" w:cs="Arial"/>
              <w:b/>
              <w:bCs/>
              <w:kern w:val="0"/>
              <w:sz w:val="26"/>
              <w:szCs w:val="26"/>
              <w:lang w:val="zh-CN" w:eastAsia="en-GB"/>
              <w14:ligatures w14:val="none"/>
            </w:rPr>
          </w:rPrChange>
        </w:rPr>
      </w:pPr>
      <w:bookmarkStart w:id="357" w:name="_iiczru6m60hu" w:colFirst="0" w:colLast="0"/>
      <w:bookmarkEnd w:id="357"/>
      <w:r w:rsidRPr="00F447B2">
        <w:rPr>
          <w:rFonts w:ascii="Arial" w:eastAsia="Arial" w:hAnsi="Arial" w:cs="Arial"/>
          <w:b/>
          <w:bCs/>
          <w:kern w:val="0"/>
          <w:sz w:val="26"/>
          <w:szCs w:val="26"/>
          <w:lang w:eastAsia="en-GB"/>
          <w14:ligatures w14:val="none"/>
          <w:rPrChange w:id="358" w:author="Olivia Xing" w:date="2026-06-04T12:35:00Z" w16du:dateUtc="2026-06-04T11:35:00Z">
            <w:rPr>
              <w:rFonts w:ascii="Arial" w:eastAsia="Arial" w:hAnsi="Arial" w:cs="Arial"/>
              <w:b/>
              <w:bCs/>
              <w:kern w:val="0"/>
              <w:sz w:val="26"/>
              <w:szCs w:val="26"/>
              <w:lang w:val="zh-CN" w:eastAsia="en-GB"/>
              <w14:ligatures w14:val="none"/>
            </w:rPr>
          </w:rPrChange>
        </w:rPr>
        <w:t>COVID-19 and the 2021 Census Context</w:t>
      </w:r>
    </w:p>
    <w:p w14:paraId="10152B9F"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59"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60" w:author="Olivia Xing" w:date="2026-06-04T12:35:00Z" w16du:dateUtc="2026-06-04T11:35:00Z">
            <w:rPr>
              <w:rFonts w:ascii="Arial" w:eastAsia="Arial" w:hAnsi="Arial" w:cs="Arial"/>
              <w:kern w:val="0"/>
              <w:sz w:val="22"/>
              <w:szCs w:val="22"/>
              <w:lang w:val="zh-CN" w:eastAsia="en-GB"/>
              <w14:ligatures w14:val="none"/>
            </w:rPr>
          </w:rPrChange>
        </w:rPr>
        <w:t>The 2021 Census was conducted during the COVID-19 pandemic, and the migration data capture moves made under conditions of lockdown restrictions, temporary mobility suppression, and altered residential preferences associated with remote working. Consistent with these broader disruptions, absolute migration volumes and cascade metrics are generally lower in 2021 relative to 2011. The analysis therefore prioritises relative spatial patterning and restructuring distributions rather than direct comparison of absolute migration magnitudes across census years.</w:t>
      </w:r>
    </w:p>
    <w:p w14:paraId="17372172"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361" w:author="Olivia Xing" w:date="2026-06-04T12:35:00Z" w16du:dateUtc="2026-06-04T11:35:00Z">
            <w:rPr>
              <w:rFonts w:ascii="Arial" w:eastAsia="Arial" w:hAnsi="Arial" w:cs="Arial"/>
              <w:b/>
              <w:bCs/>
              <w:kern w:val="0"/>
              <w:sz w:val="26"/>
              <w:szCs w:val="26"/>
              <w:lang w:val="zh-CN" w:eastAsia="en-GB"/>
              <w14:ligatures w14:val="none"/>
            </w:rPr>
          </w:rPrChange>
        </w:rPr>
      </w:pPr>
      <w:bookmarkStart w:id="362" w:name="_h86fjl6u8ieq" w:colFirst="0" w:colLast="0"/>
      <w:bookmarkEnd w:id="362"/>
      <w:r w:rsidRPr="00F447B2">
        <w:rPr>
          <w:rFonts w:ascii="Arial" w:eastAsia="Arial" w:hAnsi="Arial" w:cs="Arial"/>
          <w:b/>
          <w:bCs/>
          <w:kern w:val="0"/>
          <w:sz w:val="26"/>
          <w:szCs w:val="26"/>
          <w:lang w:eastAsia="en-GB"/>
          <w14:ligatures w14:val="none"/>
          <w:rPrChange w:id="363" w:author="Olivia Xing" w:date="2026-06-04T12:35:00Z" w16du:dateUtc="2026-06-04T11:35:00Z">
            <w:rPr>
              <w:rFonts w:ascii="Arial" w:eastAsia="Arial" w:hAnsi="Arial" w:cs="Arial"/>
              <w:b/>
              <w:bCs/>
              <w:kern w:val="0"/>
              <w:sz w:val="26"/>
              <w:szCs w:val="26"/>
              <w:lang w:val="zh-CN" w:eastAsia="en-GB"/>
              <w14:ligatures w14:val="none"/>
            </w:rPr>
          </w:rPrChange>
        </w:rPr>
        <w:t>Spatial Autocorrelation</w:t>
      </w:r>
    </w:p>
    <w:p w14:paraId="390ACC1C"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64"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65" w:author="Olivia Xing" w:date="2026-06-04T12:35:00Z" w16du:dateUtc="2026-06-04T11:35:00Z">
            <w:rPr>
              <w:rFonts w:ascii="Arial" w:eastAsia="Arial" w:hAnsi="Arial" w:cs="Arial"/>
              <w:kern w:val="0"/>
              <w:sz w:val="22"/>
              <w:szCs w:val="22"/>
              <w:lang w:val="zh-CN" w:eastAsia="en-GB"/>
              <w14:ligatures w14:val="none"/>
            </w:rPr>
          </w:rPrChange>
        </w:rPr>
        <w:t xml:space="preserve">A well-documented limitation in urban spatial analysis is spatial autocorrelation </w:t>
      </w:r>
      <w:r w:rsidRPr="00F447B2">
        <w:rPr>
          <w:rFonts w:ascii="Arial" w:eastAsia="Arial" w:hAnsi="Arial" w:cs="Arial"/>
          <w:kern w:val="0"/>
          <w:sz w:val="22"/>
          <w:szCs w:val="22"/>
          <w:highlight w:val="yellow"/>
          <w:lang w:eastAsia="en-GB"/>
          <w14:ligatures w14:val="none"/>
          <w:rPrChange w:id="366" w:author="Olivia Xing" w:date="2026-06-04T12:35:00Z" w16du:dateUtc="2026-06-04T11:35:00Z">
            <w:rPr>
              <w:rFonts w:ascii="Arial" w:eastAsia="Arial" w:hAnsi="Arial" w:cs="Arial"/>
              <w:kern w:val="0"/>
              <w:sz w:val="22"/>
              <w:szCs w:val="22"/>
              <w:highlight w:val="yellow"/>
              <w:lang w:val="zh-CN" w:eastAsia="en-GB"/>
              <w14:ligatures w14:val="none"/>
            </w:rPr>
          </w:rPrChange>
        </w:rPr>
        <w:t>(</w:t>
      </w:r>
      <w:proofErr w:type="spellStart"/>
      <w:r w:rsidRPr="00F447B2">
        <w:rPr>
          <w:rFonts w:ascii="Arial" w:eastAsia="Arial" w:hAnsi="Arial" w:cs="Arial"/>
          <w:kern w:val="0"/>
          <w:sz w:val="22"/>
          <w:szCs w:val="22"/>
          <w:highlight w:val="yellow"/>
          <w:lang w:eastAsia="en-GB"/>
          <w14:ligatures w14:val="none"/>
          <w:rPrChange w:id="367" w:author="Olivia Xing" w:date="2026-06-04T12:35:00Z" w16du:dateUtc="2026-06-04T11:35:00Z">
            <w:rPr>
              <w:rFonts w:ascii="Arial" w:eastAsia="Arial" w:hAnsi="Arial" w:cs="Arial"/>
              <w:kern w:val="0"/>
              <w:sz w:val="22"/>
              <w:szCs w:val="22"/>
              <w:highlight w:val="yellow"/>
              <w:lang w:val="zh-CN" w:eastAsia="en-GB"/>
              <w14:ligatures w14:val="none"/>
            </w:rPr>
          </w:rPrChange>
        </w:rPr>
        <w:t>Anselin</w:t>
      </w:r>
      <w:proofErr w:type="spellEnd"/>
      <w:r w:rsidRPr="00F447B2">
        <w:rPr>
          <w:rFonts w:ascii="Arial" w:eastAsia="Arial" w:hAnsi="Arial" w:cs="Arial"/>
          <w:kern w:val="0"/>
          <w:sz w:val="22"/>
          <w:szCs w:val="22"/>
          <w:highlight w:val="yellow"/>
          <w:lang w:eastAsia="en-GB"/>
          <w14:ligatures w14:val="none"/>
          <w:rPrChange w:id="368" w:author="Olivia Xing" w:date="2026-06-04T12:35:00Z" w16du:dateUtc="2026-06-04T11:35:00Z">
            <w:rPr>
              <w:rFonts w:ascii="Arial" w:eastAsia="Arial" w:hAnsi="Arial" w:cs="Arial"/>
              <w:kern w:val="0"/>
              <w:sz w:val="22"/>
              <w:szCs w:val="22"/>
              <w:highlight w:val="yellow"/>
              <w:lang w:val="zh-CN" w:eastAsia="en-GB"/>
              <w14:ligatures w14:val="none"/>
            </w:rPr>
          </w:rPrChange>
        </w:rPr>
        <w:t>, 1988)</w:t>
      </w:r>
      <w:r w:rsidRPr="00F447B2">
        <w:rPr>
          <w:rFonts w:ascii="Arial" w:eastAsia="Arial" w:hAnsi="Arial" w:cs="Arial"/>
          <w:kern w:val="0"/>
          <w:sz w:val="22"/>
          <w:szCs w:val="22"/>
          <w:lang w:eastAsia="en-GB"/>
          <w14:ligatures w14:val="none"/>
          <w:rPrChange w:id="369" w:author="Olivia Xing" w:date="2026-06-04T12:35:00Z" w16du:dateUtc="2026-06-04T11:35:00Z">
            <w:rPr>
              <w:rFonts w:ascii="Arial" w:eastAsia="Arial" w:hAnsi="Arial" w:cs="Arial"/>
              <w:kern w:val="0"/>
              <w:sz w:val="22"/>
              <w:szCs w:val="22"/>
              <w:lang w:val="zh-CN" w:eastAsia="en-GB"/>
              <w14:ligatures w14:val="none"/>
            </w:rPr>
          </w:rPrChange>
        </w:rPr>
        <w:t xml:space="preserve">. Neighbourhood observations are inherently spatially interdependent, meaning adjacent areas may exhibit correlated socio-economic and migration characteristics. Recent empirical work by </w:t>
      </w:r>
      <w:r w:rsidRPr="00F447B2">
        <w:rPr>
          <w:rFonts w:ascii="Arial" w:eastAsia="Arial" w:hAnsi="Arial" w:cs="Arial"/>
          <w:kern w:val="0"/>
          <w:sz w:val="22"/>
          <w:szCs w:val="22"/>
          <w:highlight w:val="yellow"/>
          <w:lang w:eastAsia="en-GB"/>
          <w14:ligatures w14:val="none"/>
          <w:rPrChange w:id="370" w:author="Olivia Xing" w:date="2026-06-04T12:35:00Z" w16du:dateUtc="2026-06-04T11:35:00Z">
            <w:rPr>
              <w:rFonts w:ascii="Arial" w:eastAsia="Arial" w:hAnsi="Arial" w:cs="Arial"/>
              <w:kern w:val="0"/>
              <w:sz w:val="22"/>
              <w:szCs w:val="22"/>
              <w:highlight w:val="yellow"/>
              <w:lang w:val="zh-CN" w:eastAsia="en-GB"/>
              <w14:ligatures w14:val="none"/>
            </w:rPr>
          </w:rPrChange>
        </w:rPr>
        <w:t>Zhu (2023)</w:t>
      </w:r>
      <w:r w:rsidRPr="00F447B2">
        <w:rPr>
          <w:rFonts w:ascii="Arial" w:eastAsia="Arial" w:hAnsi="Arial" w:cs="Arial"/>
          <w:kern w:val="0"/>
          <w:sz w:val="22"/>
          <w:szCs w:val="22"/>
          <w:lang w:eastAsia="en-GB"/>
          <w14:ligatures w14:val="none"/>
          <w:rPrChange w:id="371" w:author="Olivia Xing" w:date="2026-06-04T12:35:00Z" w16du:dateUtc="2026-06-04T11:35:00Z">
            <w:rPr>
              <w:rFonts w:ascii="Arial" w:eastAsia="Arial" w:hAnsi="Arial" w:cs="Arial"/>
              <w:kern w:val="0"/>
              <w:sz w:val="22"/>
              <w:szCs w:val="22"/>
              <w:lang w:val="zh-CN" w:eastAsia="en-GB"/>
              <w14:ligatures w14:val="none"/>
            </w:rPr>
          </w:rPrChange>
        </w:rPr>
        <w:t xml:space="preserve"> highlights this exact phenomenon in London, demonstrating that conventional statistical tests may therefore overstate observational independence. Although the present study focuses primarily on relational restructuring patterns, future research could formally incorporate spatial dependence using measures such as Moran’s I and spatial econometric modelling approaches.</w:t>
      </w:r>
    </w:p>
    <w:p w14:paraId="6E4522C3" w14:textId="77777777" w:rsidR="007124BC" w:rsidRPr="00F447B2" w:rsidRDefault="007124BC" w:rsidP="007124BC">
      <w:pPr>
        <w:spacing w:before="360" w:after="80" w:line="276" w:lineRule="auto"/>
        <w:outlineLvl w:val="2"/>
        <w:rPr>
          <w:rFonts w:ascii="Arial" w:eastAsia="Arial" w:hAnsi="Arial" w:cs="Arial"/>
          <w:b/>
          <w:bCs/>
          <w:kern w:val="0"/>
          <w:sz w:val="26"/>
          <w:szCs w:val="26"/>
          <w:lang w:eastAsia="en-GB"/>
          <w14:ligatures w14:val="none"/>
          <w:rPrChange w:id="372" w:author="Olivia Xing" w:date="2026-06-04T12:35:00Z" w16du:dateUtc="2026-06-04T11:35:00Z">
            <w:rPr>
              <w:rFonts w:ascii="Arial" w:eastAsia="Arial" w:hAnsi="Arial" w:cs="Arial"/>
              <w:b/>
              <w:bCs/>
              <w:kern w:val="0"/>
              <w:sz w:val="26"/>
              <w:szCs w:val="26"/>
              <w:lang w:val="zh-CN" w:eastAsia="en-GB"/>
              <w14:ligatures w14:val="none"/>
            </w:rPr>
          </w:rPrChange>
        </w:rPr>
      </w:pPr>
      <w:bookmarkStart w:id="373" w:name="_5ti1vrjcpsc1" w:colFirst="0" w:colLast="0"/>
      <w:bookmarkEnd w:id="373"/>
      <w:r w:rsidRPr="00F447B2">
        <w:rPr>
          <w:rFonts w:ascii="Arial" w:eastAsia="Arial" w:hAnsi="Arial" w:cs="Arial"/>
          <w:b/>
          <w:bCs/>
          <w:kern w:val="0"/>
          <w:sz w:val="26"/>
          <w:szCs w:val="26"/>
          <w:lang w:eastAsia="en-GB"/>
          <w14:ligatures w14:val="none"/>
          <w:rPrChange w:id="374" w:author="Olivia Xing" w:date="2026-06-04T12:35:00Z" w16du:dateUtc="2026-06-04T11:35:00Z">
            <w:rPr>
              <w:rFonts w:ascii="Arial" w:eastAsia="Arial" w:hAnsi="Arial" w:cs="Arial"/>
              <w:b/>
              <w:bCs/>
              <w:kern w:val="0"/>
              <w:sz w:val="26"/>
              <w:szCs w:val="26"/>
              <w:lang w:val="zh-CN" w:eastAsia="en-GB"/>
              <w14:ligatures w14:val="none"/>
            </w:rPr>
          </w:rPrChange>
        </w:rPr>
        <w:lastRenderedPageBreak/>
        <w:t>Temporal Mismatch</w:t>
      </w:r>
    </w:p>
    <w:p w14:paraId="6D5395D0" w14:textId="77777777" w:rsidR="007124BC" w:rsidRPr="00F447B2" w:rsidRDefault="007124BC" w:rsidP="007124BC">
      <w:pPr>
        <w:spacing w:before="240" w:after="240" w:line="276" w:lineRule="auto"/>
        <w:jc w:val="both"/>
        <w:rPr>
          <w:rFonts w:ascii="Arial" w:eastAsia="Arial" w:hAnsi="Arial" w:cs="Arial"/>
          <w:kern w:val="0"/>
          <w:sz w:val="22"/>
          <w:szCs w:val="22"/>
          <w:lang w:eastAsia="en-GB"/>
          <w14:ligatures w14:val="none"/>
          <w:rPrChange w:id="375" w:author="Olivia Xing" w:date="2026-06-04T12:35:00Z" w16du:dateUtc="2026-06-04T11:35:00Z">
            <w:rPr>
              <w:rFonts w:ascii="Arial" w:eastAsia="Arial" w:hAnsi="Arial" w:cs="Arial"/>
              <w:kern w:val="0"/>
              <w:sz w:val="22"/>
              <w:szCs w:val="22"/>
              <w:lang w:val="zh-CN" w:eastAsia="en-GB"/>
              <w14:ligatures w14:val="none"/>
            </w:rPr>
          </w:rPrChange>
        </w:rPr>
      </w:pPr>
      <w:r w:rsidRPr="00F447B2">
        <w:rPr>
          <w:rFonts w:ascii="Arial" w:eastAsia="Arial" w:hAnsi="Arial" w:cs="Arial"/>
          <w:kern w:val="0"/>
          <w:sz w:val="22"/>
          <w:szCs w:val="22"/>
          <w:lang w:eastAsia="en-GB"/>
          <w14:ligatures w14:val="none"/>
          <w:rPrChange w:id="376" w:author="Olivia Xing" w:date="2026-06-04T12:35:00Z" w16du:dateUtc="2026-06-04T11:35:00Z">
            <w:rPr>
              <w:rFonts w:ascii="Arial" w:eastAsia="Arial" w:hAnsi="Arial" w:cs="Arial"/>
              <w:kern w:val="0"/>
              <w:sz w:val="22"/>
              <w:szCs w:val="22"/>
              <w:lang w:val="zh-CN" w:eastAsia="en-GB"/>
              <w14:ligatures w14:val="none"/>
            </w:rPr>
          </w:rPrChange>
        </w:rPr>
        <w:t>The validation stage combines migration flow data from 2011 and 2021 with deprivation trajectories measured between 2010 and 2019. These temporal windows overlap but are not perfectly aligned. Consequently, the analysis does not establish causal relationships between migration restructuring and subsequent neighbourhood ascent. Instead, the study evaluates whether neighbourhoods exhibiting strong cascade signatures also display socio-economic trajectories consistent with broader theories of urban restructuring and neighbourhood change.</w:t>
      </w:r>
    </w:p>
    <w:p w14:paraId="3AA739E2" w14:textId="77777777" w:rsidR="007124BC" w:rsidRPr="00F447B2" w:rsidRDefault="007124BC" w:rsidP="007124BC">
      <w:pPr>
        <w:spacing w:after="0" w:line="276" w:lineRule="auto"/>
        <w:rPr>
          <w:rFonts w:ascii="Arial" w:eastAsia="Arial" w:hAnsi="Arial" w:cs="Arial"/>
          <w:kern w:val="0"/>
          <w:sz w:val="22"/>
          <w:szCs w:val="22"/>
          <w:lang w:eastAsia="en-GB"/>
          <w14:ligatures w14:val="none"/>
          <w:rPrChange w:id="377" w:author="Olivia Xing" w:date="2026-06-04T12:35:00Z" w16du:dateUtc="2026-06-04T11:35:00Z">
            <w:rPr>
              <w:rFonts w:ascii="Arial" w:eastAsia="Arial" w:hAnsi="Arial" w:cs="Arial"/>
              <w:kern w:val="0"/>
              <w:sz w:val="22"/>
              <w:szCs w:val="22"/>
              <w:lang w:val="zh-CN" w:eastAsia="en-GB"/>
              <w14:ligatures w14:val="none"/>
            </w:rPr>
          </w:rPrChange>
        </w:rPr>
      </w:pPr>
    </w:p>
    <w:p w14:paraId="3C646D8A" w14:textId="77777777" w:rsidR="007124BC" w:rsidRPr="00F447B2" w:rsidRDefault="007124BC" w:rsidP="007124BC">
      <w:pPr>
        <w:spacing w:after="0" w:line="276" w:lineRule="auto"/>
        <w:rPr>
          <w:rFonts w:ascii="Arial" w:eastAsia="Arial" w:hAnsi="Arial" w:cs="Arial"/>
          <w:kern w:val="0"/>
          <w:sz w:val="22"/>
          <w:szCs w:val="22"/>
          <w:lang w:eastAsia="en-GB"/>
          <w14:ligatures w14:val="none"/>
          <w:rPrChange w:id="378" w:author="Olivia Xing" w:date="2026-06-04T12:35:00Z" w16du:dateUtc="2026-06-04T11:35:00Z">
            <w:rPr>
              <w:rFonts w:ascii="Arial" w:eastAsia="Arial" w:hAnsi="Arial" w:cs="Arial"/>
              <w:kern w:val="0"/>
              <w:sz w:val="22"/>
              <w:szCs w:val="22"/>
              <w:lang w:val="zh-CN" w:eastAsia="en-GB"/>
              <w14:ligatures w14:val="none"/>
            </w:rPr>
          </w:rPrChange>
        </w:rPr>
      </w:pPr>
    </w:p>
    <w:p w14:paraId="73CB2A2F" w14:textId="77777777" w:rsidR="007124BC" w:rsidRPr="00F447B2" w:rsidRDefault="007124BC" w:rsidP="007124BC">
      <w:pPr>
        <w:spacing w:after="0" w:line="276" w:lineRule="auto"/>
        <w:rPr>
          <w:rFonts w:ascii="Arial" w:eastAsia="Arial" w:hAnsi="Arial" w:cs="Arial"/>
          <w:kern w:val="0"/>
          <w:sz w:val="22"/>
          <w:szCs w:val="22"/>
          <w:lang w:eastAsia="en-GB"/>
          <w14:ligatures w14:val="none"/>
          <w:rPrChange w:id="379" w:author="Olivia Xing" w:date="2026-06-04T12:35:00Z" w16du:dateUtc="2026-06-04T11:35:00Z">
            <w:rPr>
              <w:rFonts w:ascii="Arial" w:eastAsia="Arial" w:hAnsi="Arial" w:cs="Arial"/>
              <w:kern w:val="0"/>
              <w:sz w:val="22"/>
              <w:szCs w:val="22"/>
              <w:lang w:val="zh-CN" w:eastAsia="en-GB"/>
              <w14:ligatures w14:val="none"/>
            </w:rPr>
          </w:rPrChange>
        </w:rPr>
      </w:pPr>
    </w:p>
    <w:p w14:paraId="675B2F4C" w14:textId="77777777" w:rsidR="000A2CBA" w:rsidRDefault="000A2CBA"/>
    <w:sectPr w:rsidR="000A2CBA" w:rsidSect="007124BC">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Yujing Xing" w:date="2026-05-30T14:13:00Z" w:initials="">
    <w:p w14:paraId="39CFD146" w14:textId="77777777" w:rsidR="007124BC" w:rsidRDefault="007124BC" w:rsidP="007124BC">
      <w:pPr>
        <w:widowControl w:val="0"/>
        <w:pBdr>
          <w:top w:val="nil"/>
          <w:left w:val="nil"/>
          <w:bottom w:val="nil"/>
          <w:right w:val="nil"/>
          <w:between w:val="nil"/>
        </w:pBdr>
        <w:spacing w:line="240" w:lineRule="auto"/>
        <w:rPr>
          <w:color w:val="000000"/>
        </w:rPr>
      </w:pPr>
      <w:r>
        <w:rPr>
          <w:rStyle w:val="CommentReference"/>
        </w:rPr>
        <w:annotationRef/>
      </w:r>
      <w:r>
        <w:rPr>
          <w:rFonts w:ascii="Arial" w:eastAsia="Arial" w:hAnsi="Arial" w:cs="Arial"/>
          <w:color w:val="000000"/>
          <w:sz w:val="22"/>
          <w:szCs w:val="22"/>
        </w:rPr>
        <w:t>Add more of Yee's comparison work.</w:t>
      </w:r>
    </w:p>
    <w:p w14:paraId="749C4D42" w14:textId="77777777" w:rsidR="007124BC" w:rsidRDefault="007124BC" w:rsidP="007124BC">
      <w:pPr>
        <w:widowControl w:val="0"/>
        <w:pBdr>
          <w:top w:val="nil"/>
          <w:left w:val="nil"/>
          <w:bottom w:val="nil"/>
          <w:right w:val="nil"/>
          <w:between w:val="nil"/>
        </w:pBdr>
        <w:spacing w:line="240" w:lineRule="auto"/>
        <w:rPr>
          <w:color w:val="000000"/>
        </w:rPr>
      </w:pPr>
    </w:p>
    <w:p w14:paraId="2B4CCD39" w14:textId="77777777" w:rsidR="007124BC" w:rsidRDefault="007124BC" w:rsidP="007124BC">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Comparison structure is in the outline-methodology.</w:t>
      </w:r>
    </w:p>
  </w:comment>
  <w:comment w:id="3" w:author="Yujing Xing" w:date="2026-05-30T14:50:00Z" w:initials="">
    <w:p w14:paraId="3C69BB14" w14:textId="77777777" w:rsidR="007124BC" w:rsidRDefault="007124BC">
      <w:pPr>
        <w:widowControl w:val="0"/>
        <w:pBdr>
          <w:top w:val="nil"/>
          <w:left w:val="nil"/>
          <w:bottom w:val="nil"/>
          <w:right w:val="nil"/>
          <w:between w:val="nil"/>
        </w:pBdr>
        <w:spacing w:line="240" w:lineRule="auto"/>
        <w:rPr>
          <w:color w:val="000000"/>
        </w:rPr>
      </w:pPr>
      <w:r>
        <w:rPr>
          <w:rStyle w:val="CommentReference"/>
        </w:rPr>
        <w:annotationRef/>
      </w:r>
      <w:r>
        <w:rPr>
          <w:rFonts w:ascii="Arial" w:eastAsia="Arial" w:hAnsi="Arial" w:cs="Arial"/>
          <w:color w:val="000000"/>
          <w:sz w:val="22"/>
          <w:szCs w:val="22"/>
        </w:rPr>
        <w:t>Comparison table in CASA Dissertation-methodology.</w:t>
      </w:r>
    </w:p>
  </w:comment>
  <w:comment w:id="112" w:author="Olivia Xing" w:date="2026-06-04T14:23:00Z" w:initials="YX">
    <w:p w14:paraId="3DC8FE1A" w14:textId="77777777" w:rsidR="00F447B2" w:rsidRDefault="00F447B2" w:rsidP="00F447B2">
      <w:r>
        <w:rPr>
          <w:rStyle w:val="CommentReference"/>
        </w:rPr>
        <w:annotationRef/>
      </w:r>
      <w:r>
        <w:rPr>
          <w:sz w:val="20"/>
          <w:szCs w:val="20"/>
        </w:rPr>
        <w:t>Need to rewrite this part, given we want to stick with deprivation hierarchy structure ("position"), but also give readers more intuitive wordings.</w:t>
      </w:r>
    </w:p>
  </w:comment>
  <w:comment w:id="115" w:author="Adam Dennett" w:date="2026-06-03T20:03:00Z" w:initials="AD">
    <w:p w14:paraId="59C91FB9" w14:textId="31C5B6F0" w:rsidR="005335E5" w:rsidRDefault="005335E5" w:rsidP="005335E5">
      <w:pPr>
        <w:pStyle w:val="CommentText"/>
      </w:pPr>
      <w:r>
        <w:rPr>
          <w:rStyle w:val="CommentReference"/>
        </w:rPr>
        <w:annotationRef/>
      </w:r>
      <w:r>
        <w:t xml:space="preserve">Lower - I think the problem you have is IMD 10 is least deprived, but a higher number and IMD 1 is most deprived but a lower number. Perhaps </w:t>
      </w:r>
    </w:p>
  </w:comment>
  <w:comment w:id="116" w:author="Adam Dennett" w:date="2026-06-03T19:58:00Z" w:initials="AD">
    <w:p w14:paraId="5DB3BB24" w14:textId="77777777" w:rsidR="005335E5" w:rsidRDefault="005335E5" w:rsidP="005335E5">
      <w:pPr>
        <w:pStyle w:val="CommentText"/>
      </w:pPr>
      <w:r>
        <w:rPr>
          <w:rStyle w:val="CommentReference"/>
        </w:rPr>
        <w:annotationRef/>
      </w:r>
      <w:r>
        <w:t xml:space="preserve">I think this is a bit confusing. By ‘higher deprivation decile’ do you actually mean less deprived? Instinctively, when you say ‘higher deprivation’ you generally mean more deprived. So I think you need to fix the directionality of your language here somehow so it makes more intuitive sense. </w:t>
      </w:r>
    </w:p>
  </w:comment>
  <w:comment w:id="136" w:author="Adam Dennett" w:date="2026-06-03T20:04:00Z" w:initials="AD">
    <w:p w14:paraId="37016147" w14:textId="77777777" w:rsidR="005335E5" w:rsidRDefault="005335E5" w:rsidP="005335E5">
      <w:pPr>
        <w:pStyle w:val="CommentText"/>
      </w:pPr>
      <w:r>
        <w:rPr>
          <w:rStyle w:val="CommentReference"/>
        </w:rPr>
        <w:annotationRef/>
      </w:r>
      <w:r>
        <w:t>So by cascade, you are basically meaning any movement up or down the hierarchy?</w:t>
      </w:r>
    </w:p>
  </w:comment>
  <w:comment w:id="158" w:author="Adam Dennett" w:date="2026-06-03T20:07:00Z" w:initials="AD">
    <w:p w14:paraId="6934BABB" w14:textId="77777777" w:rsidR="00C57EEA" w:rsidRDefault="005335E5" w:rsidP="00C57EEA">
      <w:pPr>
        <w:pStyle w:val="CommentText"/>
      </w:pPr>
      <w:r>
        <w:rPr>
          <w:rStyle w:val="CommentReference"/>
        </w:rPr>
        <w:annotationRef/>
      </w:r>
      <w:r w:rsidR="00C57EEA">
        <w:t xml:space="preserve">I do like this - it’s taking what I did all those years ago and enhancing it with flows into and out of richer or poorer. </w:t>
      </w:r>
    </w:p>
    <w:p w14:paraId="26EC7DB0" w14:textId="77777777" w:rsidR="00C57EEA" w:rsidRDefault="00C57EEA" w:rsidP="00C57EEA">
      <w:pPr>
        <w:pStyle w:val="CommentText"/>
      </w:pPr>
    </w:p>
    <w:p w14:paraId="59D53671" w14:textId="77777777" w:rsidR="00C57EEA" w:rsidRDefault="00C57EEA" w:rsidP="00C57EEA">
      <w:pPr>
        <w:pStyle w:val="CommentText"/>
      </w:pPr>
      <w:r>
        <w:t>One thought I did have is are you treating flows across any number of deciles the same - e.g. a flow from 10 to 9 (poorer to wealthier) the same as a flow from 10 to 5 (poorer to wealthier bigger jump) or 10 to 1 (massive jump) in the same way or are you in some way weighting the importance by the size of the socio-economic jump?</w:t>
      </w:r>
    </w:p>
  </w:comment>
  <w:comment w:id="246" w:author="Adam Dennett" w:date="2026-06-03T20:25:00Z" w:initials="AD">
    <w:p w14:paraId="4FF85623" w14:textId="77777777" w:rsidR="00F94DD9" w:rsidRDefault="00F94DD9" w:rsidP="00F94DD9">
      <w:pPr>
        <w:pStyle w:val="CommentText"/>
      </w:pPr>
      <w:r>
        <w:rPr>
          <w:rStyle w:val="CommentReference"/>
        </w:rPr>
        <w:annotationRef/>
      </w:r>
      <w:r>
        <w:t>I think these could be part of the same process but temporally lagged - i.e. ascent happens first, but then a lagged displacement might occur. Might be worth pondering a bit given the limitations of the snap shot census data</w:t>
      </w:r>
    </w:p>
  </w:comment>
  <w:comment w:id="322" w:author="Yujing Xing" w:date="2026-05-30T15:12:00Z" w:initials="">
    <w:p w14:paraId="3F3AD106" w14:textId="77777777" w:rsidR="007124BC" w:rsidRDefault="007124BC">
      <w:pPr>
        <w:widowControl w:val="0"/>
        <w:pBdr>
          <w:top w:val="nil"/>
          <w:left w:val="nil"/>
          <w:bottom w:val="nil"/>
          <w:right w:val="nil"/>
          <w:between w:val="nil"/>
        </w:pBdr>
        <w:spacing w:line="240" w:lineRule="auto"/>
        <w:rPr>
          <w:color w:val="000000"/>
        </w:rPr>
      </w:pPr>
      <w:r>
        <w:rPr>
          <w:rStyle w:val="CommentReference"/>
        </w:rPr>
        <w:annotationRef/>
      </w:r>
      <w:r>
        <w:rPr>
          <w:rFonts w:ascii="Arial" w:eastAsia="Arial" w:hAnsi="Arial" w:cs="Arial"/>
          <w:color w:val="000000"/>
          <w:sz w:val="22"/>
          <w:szCs w:val="22"/>
        </w:rPr>
        <w:t>Added part in v7.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4CCD39" w15:done="0"/>
  <w15:commentEx w15:paraId="3C69BB14" w15:done="0"/>
  <w15:commentEx w15:paraId="3DC8FE1A" w15:done="0"/>
  <w15:commentEx w15:paraId="59C91FB9" w15:done="0"/>
  <w15:commentEx w15:paraId="5DB3BB24" w15:done="0"/>
  <w15:commentEx w15:paraId="37016147" w15:done="0"/>
  <w15:commentEx w15:paraId="59D53671" w15:done="0"/>
  <w15:commentEx w15:paraId="4FF85623" w15:done="0"/>
  <w15:commentEx w15:paraId="3F3AD1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5F6BF7" w16cex:dateUtc="2026-06-04T13:23:00Z"/>
  <w16cex:commentExtensible w16cex:durableId="6B6D05C8" w16cex:dateUtc="2026-06-03T19:03:00Z"/>
  <w16cex:commentExtensible w16cex:durableId="78DB1ADB" w16cex:dateUtc="2026-06-03T18:58:00Z"/>
  <w16cex:commentExtensible w16cex:durableId="0FE2C224" w16cex:dateUtc="2026-06-03T19:04:00Z"/>
  <w16cex:commentExtensible w16cex:durableId="48747D97" w16cex:dateUtc="2026-06-03T19:07:00Z"/>
  <w16cex:commentExtensible w16cex:durableId="141DC901" w16cex:dateUtc="2026-06-03T1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4CCD39" w16cid:durableId="095FFEE4"/>
  <w16cid:commentId w16cid:paraId="3C69BB14" w16cid:durableId="1BEDD2E4"/>
  <w16cid:commentId w16cid:paraId="3DC8FE1A" w16cid:durableId="475F6BF7"/>
  <w16cid:commentId w16cid:paraId="59C91FB9" w16cid:durableId="6B6D05C8"/>
  <w16cid:commentId w16cid:paraId="5DB3BB24" w16cid:durableId="78DB1ADB"/>
  <w16cid:commentId w16cid:paraId="37016147" w16cid:durableId="0FE2C224"/>
  <w16cid:commentId w16cid:paraId="59D53671" w16cid:durableId="48747D97"/>
  <w16cid:commentId w16cid:paraId="4FF85623" w16cid:durableId="141DC901"/>
  <w16cid:commentId w16cid:paraId="3F3AD106" w16cid:durableId="3A8909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51EFD"/>
    <w:multiLevelType w:val="multilevel"/>
    <w:tmpl w:val="F64AF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8A1AF8"/>
    <w:multiLevelType w:val="multilevel"/>
    <w:tmpl w:val="C42673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60672939">
    <w:abstractNumId w:val="1"/>
  </w:num>
  <w:num w:numId="2" w16cid:durableId="20066664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a Xing">
    <w15:presenceInfo w15:providerId="AD" w15:userId="S::zczl459@ucl.ac.uk::4c60e808-a273-4caf-aeda-09de75bc4e31"/>
  </w15:person>
  <w15:person w15:author="Adam Dennett">
    <w15:presenceInfo w15:providerId="Windows Live" w15:userId="4076559f3435b4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4BC"/>
    <w:rsid w:val="000A2CBA"/>
    <w:rsid w:val="000E3CCB"/>
    <w:rsid w:val="00311CA6"/>
    <w:rsid w:val="005335E5"/>
    <w:rsid w:val="005A201D"/>
    <w:rsid w:val="00676BE8"/>
    <w:rsid w:val="007124BC"/>
    <w:rsid w:val="00933C97"/>
    <w:rsid w:val="00B9355E"/>
    <w:rsid w:val="00C57EEA"/>
    <w:rsid w:val="00F447B2"/>
    <w:rsid w:val="00F94D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43D7"/>
  <w15:chartTrackingRefBased/>
  <w15:docId w15:val="{B793E92E-5CD4-42EA-AF78-62B41BE9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4BC"/>
    <w:rPr>
      <w:rFonts w:eastAsiaTheme="majorEastAsia" w:cstheme="majorBidi"/>
      <w:color w:val="272727" w:themeColor="text1" w:themeTint="D8"/>
    </w:rPr>
  </w:style>
  <w:style w:type="paragraph" w:styleId="Title">
    <w:name w:val="Title"/>
    <w:basedOn w:val="Normal"/>
    <w:next w:val="Normal"/>
    <w:link w:val="TitleChar"/>
    <w:uiPriority w:val="10"/>
    <w:qFormat/>
    <w:rsid w:val="00712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4BC"/>
    <w:pPr>
      <w:spacing w:before="160"/>
      <w:jc w:val="center"/>
    </w:pPr>
    <w:rPr>
      <w:i/>
      <w:iCs/>
      <w:color w:val="404040" w:themeColor="text1" w:themeTint="BF"/>
    </w:rPr>
  </w:style>
  <w:style w:type="character" w:customStyle="1" w:styleId="QuoteChar">
    <w:name w:val="Quote Char"/>
    <w:basedOn w:val="DefaultParagraphFont"/>
    <w:link w:val="Quote"/>
    <w:uiPriority w:val="29"/>
    <w:rsid w:val="007124BC"/>
    <w:rPr>
      <w:i/>
      <w:iCs/>
      <w:color w:val="404040" w:themeColor="text1" w:themeTint="BF"/>
    </w:rPr>
  </w:style>
  <w:style w:type="paragraph" w:styleId="ListParagraph">
    <w:name w:val="List Paragraph"/>
    <w:basedOn w:val="Normal"/>
    <w:uiPriority w:val="34"/>
    <w:qFormat/>
    <w:rsid w:val="007124BC"/>
    <w:pPr>
      <w:ind w:left="720"/>
      <w:contextualSpacing/>
    </w:pPr>
  </w:style>
  <w:style w:type="character" w:styleId="IntenseEmphasis">
    <w:name w:val="Intense Emphasis"/>
    <w:basedOn w:val="DefaultParagraphFont"/>
    <w:uiPriority w:val="21"/>
    <w:qFormat/>
    <w:rsid w:val="007124BC"/>
    <w:rPr>
      <w:i/>
      <w:iCs/>
      <w:color w:val="0F4761" w:themeColor="accent1" w:themeShade="BF"/>
    </w:rPr>
  </w:style>
  <w:style w:type="paragraph" w:styleId="IntenseQuote">
    <w:name w:val="Intense Quote"/>
    <w:basedOn w:val="Normal"/>
    <w:next w:val="Normal"/>
    <w:link w:val="IntenseQuoteChar"/>
    <w:uiPriority w:val="30"/>
    <w:qFormat/>
    <w:rsid w:val="00712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4BC"/>
    <w:rPr>
      <w:i/>
      <w:iCs/>
      <w:color w:val="0F4761" w:themeColor="accent1" w:themeShade="BF"/>
    </w:rPr>
  </w:style>
  <w:style w:type="character" w:styleId="IntenseReference">
    <w:name w:val="Intense Reference"/>
    <w:basedOn w:val="DefaultParagraphFont"/>
    <w:uiPriority w:val="32"/>
    <w:qFormat/>
    <w:rsid w:val="007124BC"/>
    <w:rPr>
      <w:b/>
      <w:bCs/>
      <w:smallCaps/>
      <w:color w:val="0F4761" w:themeColor="accent1" w:themeShade="BF"/>
      <w:spacing w:val="5"/>
    </w:rPr>
  </w:style>
  <w:style w:type="character" w:styleId="CommentReference">
    <w:name w:val="annotation reference"/>
    <w:basedOn w:val="DefaultParagraphFont"/>
    <w:uiPriority w:val="99"/>
    <w:semiHidden/>
    <w:unhideWhenUsed/>
    <w:rsid w:val="007124BC"/>
    <w:rPr>
      <w:sz w:val="16"/>
      <w:szCs w:val="16"/>
    </w:rPr>
  </w:style>
  <w:style w:type="paragraph" w:styleId="CommentText">
    <w:name w:val="annotation text"/>
    <w:basedOn w:val="Normal"/>
    <w:link w:val="CommentTextChar"/>
    <w:uiPriority w:val="99"/>
    <w:unhideWhenUsed/>
    <w:rsid w:val="005335E5"/>
    <w:pPr>
      <w:spacing w:line="240" w:lineRule="auto"/>
    </w:pPr>
    <w:rPr>
      <w:sz w:val="20"/>
      <w:szCs w:val="20"/>
    </w:rPr>
  </w:style>
  <w:style w:type="character" w:customStyle="1" w:styleId="CommentTextChar">
    <w:name w:val="Comment Text Char"/>
    <w:basedOn w:val="DefaultParagraphFont"/>
    <w:link w:val="CommentText"/>
    <w:uiPriority w:val="99"/>
    <w:rsid w:val="005335E5"/>
    <w:rPr>
      <w:sz w:val="20"/>
      <w:szCs w:val="20"/>
    </w:rPr>
  </w:style>
  <w:style w:type="paragraph" w:styleId="CommentSubject">
    <w:name w:val="annotation subject"/>
    <w:basedOn w:val="CommentText"/>
    <w:next w:val="CommentText"/>
    <w:link w:val="CommentSubjectChar"/>
    <w:uiPriority w:val="99"/>
    <w:semiHidden/>
    <w:unhideWhenUsed/>
    <w:rsid w:val="005335E5"/>
    <w:rPr>
      <w:b/>
      <w:bCs/>
    </w:rPr>
  </w:style>
  <w:style w:type="character" w:customStyle="1" w:styleId="CommentSubjectChar">
    <w:name w:val="Comment Subject Char"/>
    <w:basedOn w:val="CommentTextChar"/>
    <w:link w:val="CommentSubject"/>
    <w:uiPriority w:val="99"/>
    <w:semiHidden/>
    <w:rsid w:val="005335E5"/>
    <w:rPr>
      <w:b/>
      <w:bCs/>
      <w:sz w:val="20"/>
      <w:szCs w:val="20"/>
    </w:rPr>
  </w:style>
  <w:style w:type="paragraph" w:styleId="Revision">
    <w:name w:val="Revision"/>
    <w:hidden/>
    <w:uiPriority w:val="99"/>
    <w:semiHidden/>
    <w:rsid w:val="005335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4392</Words>
  <Characters>25038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Dennett</dc:creator>
  <cp:keywords/>
  <dc:description/>
  <cp:lastModifiedBy>Olivia Xing</cp:lastModifiedBy>
  <cp:revision>3</cp:revision>
  <dcterms:created xsi:type="dcterms:W3CDTF">2026-06-03T18:16:00Z</dcterms:created>
  <dcterms:modified xsi:type="dcterms:W3CDTF">2026-06-04T13:24:00Z</dcterms:modified>
</cp:coreProperties>
</file>